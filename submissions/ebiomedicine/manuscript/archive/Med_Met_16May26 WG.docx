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Pr="00571D2D" w:rsidRDefault="007D4EA7">
      <w:pPr>
        <w:spacing w:after="280"/>
      </w:pPr>
      <w:r w:rsidRPr="00571D2D">
        <w:rPr>
          <w:b/>
          <w:bCs/>
        </w:rPr>
        <w:t>Baseline metabolomic profile as potential biomarker for weight change after Roux-en-Y gastric bypass (RYGB) surgery</w:t>
      </w:r>
    </w:p>
    <w:p w14:paraId="00000002" w14:textId="77777777" w:rsidR="00892E85" w:rsidRPr="00571D2D" w:rsidRDefault="007D4EA7">
      <w:pPr>
        <w:spacing w:before="280" w:after="280"/>
      </w:pPr>
      <w:r w:rsidRPr="00571D2D">
        <w:rPr>
          <w:i/>
          <w:iCs/>
        </w:rPr>
        <w:t>Wanjun Gu</w:t>
      </w:r>
      <w:r w:rsidRPr="00571D2D">
        <w:rPr>
          <w:i/>
          <w:iCs/>
          <w:vertAlign w:val="superscript"/>
        </w:rPr>
        <w:t>1</w:t>
      </w:r>
      <w:r w:rsidRPr="00571D2D">
        <w:rPr>
          <w:i/>
          <w:iCs/>
        </w:rPr>
        <w:t>, Shuliang Deng², Nicholas Stylopoulos</w:t>
      </w:r>
      <w:r w:rsidRPr="00571D2D">
        <w:rPr>
          <w:i/>
          <w:iCs/>
          <w:vertAlign w:val="superscript"/>
        </w:rPr>
        <w:t>3</w:t>
      </w:r>
      <w:r w:rsidRPr="00571D2D">
        <w:rPr>
          <w:i/>
          <w:iCs/>
        </w:rPr>
        <w:t>, Clary Clish</w:t>
      </w:r>
      <w:r w:rsidRPr="00571D2D">
        <w:rPr>
          <w:i/>
          <w:iCs/>
          <w:vertAlign w:val="superscript"/>
        </w:rPr>
        <w:t>4</w:t>
      </w:r>
      <w:r w:rsidRPr="00571D2D">
        <w:rPr>
          <w:i/>
          <w:iCs/>
        </w:rPr>
        <w:t>, Joel N Hirschhorn</w:t>
      </w:r>
      <w:r w:rsidRPr="00571D2D">
        <w:rPr>
          <w:i/>
          <w:iCs/>
          <w:vertAlign w:val="superscript"/>
        </w:rPr>
        <w:t>3</w:t>
      </w:r>
      <w:r w:rsidRPr="00571D2D">
        <w:rPr>
          <w:i/>
          <w:iCs/>
        </w:rPr>
        <w:t>, Rany M Salem</w:t>
      </w:r>
      <w:r w:rsidRPr="00571D2D">
        <w:rPr>
          <w:i/>
          <w:iCs/>
          <w:vertAlign w:val="superscript"/>
        </w:rPr>
        <w:t>1</w:t>
      </w:r>
      <w:r w:rsidRPr="00571D2D">
        <w:rPr>
          <w:i/>
          <w:iCs/>
        </w:rPr>
        <w:t>, Vidhu V Thaker</w:t>
      </w:r>
      <w:r w:rsidRPr="00571D2D">
        <w:rPr>
          <w:i/>
          <w:iCs/>
          <w:vertAlign w:val="superscript"/>
        </w:rPr>
        <w:t>5</w:t>
      </w:r>
    </w:p>
    <w:p w14:paraId="00000003" w14:textId="77777777" w:rsidR="00892E85" w:rsidRPr="00571D2D" w:rsidRDefault="007D4EA7">
      <w:pPr>
        <w:spacing w:before="280"/>
      </w:pPr>
      <w:r w:rsidRPr="00571D2D">
        <w:rPr>
          <w:vertAlign w:val="superscript"/>
        </w:rPr>
        <w:t>1</w:t>
      </w:r>
      <w:r w:rsidRPr="00571D2D">
        <w:t>Herbert Wertheim School of Public Health and Longevity Science, University of California, San Diego, La Jolla, California, United States of America</w:t>
      </w:r>
      <w:r w:rsidRPr="00571D2D">
        <w:br/>
        <w:t>²Department of Biostatistics, Mailman School of Public Health, Columbia University, New York, New York, United States of America</w:t>
      </w:r>
      <w:r w:rsidRPr="00571D2D">
        <w:br/>
      </w:r>
      <w:r w:rsidRPr="00571D2D">
        <w:rPr>
          <w:vertAlign w:val="superscript"/>
        </w:rPr>
        <w:t>3</w:t>
      </w:r>
      <w:r w:rsidRPr="00571D2D">
        <w:t xml:space="preserve">Division of Pediatric Endocrinology, Boston Children’s Hospital, Boston, Massachusetts, United States of America </w:t>
      </w:r>
      <w:r w:rsidRPr="00571D2D">
        <w:br/>
      </w:r>
      <w:r w:rsidRPr="00571D2D">
        <w:rPr>
          <w:vertAlign w:val="superscript"/>
        </w:rPr>
        <w:t>4</w:t>
      </w:r>
      <w:r w:rsidRPr="00571D2D">
        <w:t xml:space="preserve">The Metabolomics Platform, Broad Institute, Cambridge, Massachusetts, United States of America </w:t>
      </w:r>
    </w:p>
    <w:p w14:paraId="00000004" w14:textId="77777777" w:rsidR="00892E85" w:rsidRPr="00571D2D" w:rsidRDefault="007D4EA7">
      <w:r w:rsidRPr="00571D2D">
        <w:rPr>
          <w:vertAlign w:val="superscript"/>
        </w:rPr>
        <w:t>5</w:t>
      </w:r>
      <w:r w:rsidRPr="00571D2D">
        <w:t>Department of Pediatrics, Columbia University Irving Medical Center, New York, New York, United States of America</w:t>
      </w:r>
    </w:p>
    <w:p w14:paraId="00000005" w14:textId="77777777" w:rsidR="00892E85" w:rsidRPr="00571D2D" w:rsidRDefault="007D4EA7">
      <w:pPr>
        <w:spacing w:before="280" w:after="280"/>
      </w:pPr>
      <w:r w:rsidRPr="00571D2D">
        <w:rPr>
          <w:i/>
          <w:iCs/>
        </w:rPr>
        <w:t>Corresponding author</w:t>
      </w:r>
      <w:r w:rsidRPr="00571D2D">
        <w:rPr>
          <w:i/>
          <w:iCs/>
        </w:rPr>
        <w:br/>
        <w:t>E-mail: vvt2114@cumc.columbia.edu (VVT)</w:t>
      </w:r>
    </w:p>
    <w:p w14:paraId="00000006" w14:textId="77777777" w:rsidR="00892E85" w:rsidRPr="00571D2D" w:rsidRDefault="007D4EA7">
      <w:pPr>
        <w:spacing w:before="280" w:after="280"/>
      </w:pPr>
      <w:r w:rsidRPr="00571D2D">
        <w:rPr>
          <w:b/>
          <w:bCs/>
        </w:rPr>
        <w:t>Short title:</w:t>
      </w:r>
      <w:r w:rsidRPr="00571D2D">
        <w:t xml:space="preserve"> Baseline metabolomic profile in RYGB surgery</w:t>
      </w:r>
    </w:p>
    <w:p w14:paraId="00000007" w14:textId="77777777" w:rsidR="00892E85" w:rsidRPr="00571D2D" w:rsidRDefault="007D4EA7">
      <w:pPr>
        <w:spacing w:before="280" w:after="280"/>
      </w:pPr>
      <w:r w:rsidRPr="00571D2D">
        <w:rPr>
          <w:b/>
          <w:bCs/>
        </w:rPr>
        <w:t>Funding:</w:t>
      </w:r>
      <w:r w:rsidRPr="00571D2D">
        <w:t xml:space="preserve"> This publication was supported in part by the National Institute for Diabetes and Digestive and Kidney Diseases, NIH, through grants R01 DK136134</w:t>
      </w:r>
      <w:r w:rsidRPr="00571D2D">
        <w:rPr>
          <w:i/>
          <w:iCs/>
          <w:sz w:val="20"/>
          <w:szCs w:val="20"/>
        </w:rPr>
        <w:t xml:space="preserve"> </w:t>
      </w:r>
      <w:r w:rsidRPr="00571D2D">
        <w:t>(VVT), R01 DK135868 (RMS) and R01 DK136796 (RMS) and the Boston Children’s Hospital–Broad Institute Collaborative Grant (VVT). National Heart, Lung, and Blood Institute, NIH grant R00HL122515 (RMS).</w:t>
      </w:r>
    </w:p>
    <w:p w14:paraId="00000008" w14:textId="77777777" w:rsidR="00892E85" w:rsidRPr="00571D2D" w:rsidRDefault="007D4EA7">
      <w:pPr>
        <w:spacing w:before="280" w:after="280"/>
      </w:pPr>
      <w:r w:rsidRPr="00571D2D">
        <w:rPr>
          <w:b/>
          <w:bCs/>
        </w:rPr>
        <w:t>Competing interests:</w:t>
      </w:r>
      <w:r w:rsidRPr="00571D2D">
        <w:t xml:space="preserve"> The authors have declared that no competing interests exist.</w:t>
      </w:r>
    </w:p>
    <w:p w14:paraId="00000009" w14:textId="77777777" w:rsidR="00892E85" w:rsidRPr="00571D2D" w:rsidRDefault="007D4EA7">
      <w:pPr>
        <w:rPr>
          <w:b/>
          <w:bCs/>
        </w:rPr>
      </w:pPr>
      <w:r w:rsidRPr="00571D2D">
        <w:br w:type="page"/>
      </w:r>
    </w:p>
    <w:p w14:paraId="0000000A" w14:textId="77777777" w:rsidR="00892E85" w:rsidRPr="00571D2D" w:rsidRDefault="007D4EA7">
      <w:pPr>
        <w:spacing w:line="480" w:lineRule="auto"/>
        <w:rPr>
          <w:b/>
          <w:bCs/>
          <w:sz w:val="27"/>
          <w:szCs w:val="27"/>
        </w:rPr>
      </w:pPr>
      <w:r w:rsidRPr="00571D2D">
        <w:rPr>
          <w:b/>
          <w:bCs/>
          <w:sz w:val="27"/>
          <w:szCs w:val="27"/>
        </w:rPr>
        <w:lastRenderedPageBreak/>
        <w:t>Summary</w:t>
      </w:r>
    </w:p>
    <w:p w14:paraId="0000000B" w14:textId="77777777" w:rsidR="00892E85" w:rsidRPr="00571D2D" w:rsidRDefault="007D4EA7">
      <w:pPr>
        <w:spacing w:line="480" w:lineRule="auto"/>
      </w:pPr>
      <w:r w:rsidRPr="00571D2D">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3616F94F" w:rsidR="00892E85" w:rsidRPr="00571D2D" w:rsidRDefault="002535D4">
      <w:pPr>
        <w:spacing w:line="480" w:lineRule="auto"/>
      </w:pPr>
      <w:r>
        <w:t>Because</w:t>
      </w:r>
      <w:r w:rsidR="007D4EA7" w:rsidRPr="00571D2D">
        <w:t xml:space="preserve"> the metabolome</w:t>
      </w:r>
      <w:r>
        <w:t xml:space="preserve"> integrates</w:t>
      </w:r>
      <w:r w:rsidR="007D4EA7" w:rsidRPr="00571D2D">
        <w:t xml:space="preserve"> host genetics, diet, microbiota, and environmental exposures, we hypothesized that baseline circulating metabolites could </w:t>
      </w:r>
      <w:r w:rsidR="00623CEE" w:rsidRPr="00571D2D">
        <w:t xml:space="preserve">differentiate </w:t>
      </w:r>
      <w:r w:rsidR="007D4EA7" w:rsidRPr="00571D2D">
        <w:t xml:space="preserve">individuals into distinct long-term weight trajectory groups. We profiled untargeted fasting plasma metabolites in a nested case-control study within the Longitudinal Assessment of Bariatric Surgery (LABS-2) </w:t>
      </w:r>
      <w:del w:id="0" w:author="Gu, Wanjun" w:date="2026-05-16T19:54:00Z" w16du:dateUtc="2026-05-17T02:54:00Z">
        <w:r w:rsidR="007D4EA7" w:rsidRPr="00571D2D" w:rsidDel="005442AF">
          <w:delText>cohort,</w:delText>
        </w:r>
        <w:r w:rsidDel="005442AF">
          <w:delText xml:space="preserve"> and</w:delText>
        </w:r>
      </w:del>
      <w:ins w:id="1" w:author="Gu, Wanjun" w:date="2026-05-16T19:54:00Z" w16du:dateUtc="2026-05-17T02:54:00Z">
        <w:r w:rsidR="005442AF" w:rsidRPr="00571D2D">
          <w:t>cohort and</w:t>
        </w:r>
      </w:ins>
      <w:r>
        <w:t xml:space="preserve"> derived</w:t>
      </w:r>
      <w:r w:rsidR="007D4EA7" w:rsidRPr="00571D2D">
        <w:t xml:space="preserve"> a 13-metabolite risk score (MetRS) predictive of weight regain five years after Roux-en-Y gastric bypass</w:t>
      </w:r>
      <w:r w:rsidR="00A2470C">
        <w:t xml:space="preserve"> (RYGB)</w:t>
      </w:r>
      <w:r w:rsidR="007D4EA7" w:rsidRPr="00571D2D">
        <w:t xml:space="preserve">. The MetRS captures pathways including fatty acid oxidation, bile acid conjugation, and microbial-host co-metabolism, </w:t>
      </w:r>
      <w:r>
        <w:t xml:space="preserve">and </w:t>
      </w:r>
      <w:r w:rsidR="007D4EA7" w:rsidRPr="00571D2D">
        <w:t xml:space="preserve">outperformed clinical variables in predicting long-term weight outcomes. </w:t>
      </w:r>
      <w:r>
        <w:t>We evaluated t</w:t>
      </w:r>
      <w:r w:rsidR="007D4EA7" w:rsidRPr="00571D2D">
        <w:t xml:space="preserve">he performance of the MetRS in two independent cohorts, including one </w:t>
      </w:r>
      <w:r w:rsidR="00A2470C">
        <w:t>assessed at</w:t>
      </w:r>
      <w:r w:rsidR="007D4EA7" w:rsidRPr="00571D2D">
        <w:t xml:space="preserve"> a median of seven years post-</w:t>
      </w:r>
      <w:r w:rsidR="00A2470C">
        <w:t>RYGB</w:t>
      </w:r>
      <w:r w:rsidR="007D4EA7" w:rsidRPr="00571D2D">
        <w:t xml:space="preserve">. Genomic analyses identified common variants </w:t>
      </w:r>
      <w:r>
        <w:t>at several</w:t>
      </w:r>
      <w:r w:rsidRPr="00571D2D">
        <w:t xml:space="preserve"> </w:t>
      </w:r>
      <w:r w:rsidR="007D4EA7" w:rsidRPr="00571D2D">
        <w:t xml:space="preserve">loci including </w:t>
      </w:r>
      <w:r w:rsidR="007D4EA7" w:rsidRPr="00571D2D">
        <w:rPr>
          <w:i/>
          <w:iCs/>
        </w:rPr>
        <w:t>AGXT2</w:t>
      </w:r>
      <w:r w:rsidR="007D4EA7" w:rsidRPr="00571D2D">
        <w:t xml:space="preserve"> and </w:t>
      </w:r>
      <w:r w:rsidR="007D4EA7" w:rsidRPr="00571D2D">
        <w:rPr>
          <w:i/>
          <w:iCs/>
        </w:rPr>
        <w:t>SLC7A5</w:t>
      </w:r>
      <w:r w:rsidR="007D4EA7" w:rsidRPr="00571D2D">
        <w:t xml:space="preserve"> associated with key MetRS </w:t>
      </w:r>
      <w:commentRangeStart w:id="2"/>
      <w:commentRangeStart w:id="3"/>
      <w:r w:rsidR="007D4EA7" w:rsidRPr="00571D2D">
        <w:t>metabolites</w:t>
      </w:r>
      <w:commentRangeEnd w:id="2"/>
      <w:r w:rsidR="00623CEE" w:rsidRPr="00571D2D">
        <w:rPr>
          <w:rStyle w:val="CommentReference"/>
          <w:sz w:val="24"/>
          <w:szCs w:val="24"/>
        </w:rPr>
        <w:commentReference w:id="2"/>
      </w:r>
      <w:commentRangeEnd w:id="3"/>
      <w:r w:rsidRPr="00571D2D">
        <w:rPr>
          <w:rStyle w:val="CommentReference"/>
          <w:sz w:val="24"/>
          <w:szCs w:val="24"/>
        </w:rPr>
        <w:commentReference w:id="3"/>
      </w:r>
      <w:r w:rsidR="007D4EA7" w:rsidRPr="00571D2D">
        <w:t xml:space="preserve">, suggesting a heritable component to the observed metabolic signature. Together, these findings </w:t>
      </w:r>
      <w:r>
        <w:t>support the development of</w:t>
      </w:r>
      <w:r w:rsidR="007D4EA7" w:rsidRPr="00571D2D">
        <w:t xml:space="preserve"> a clinically actionable framework to identify individuals at risk for weight regain and support the integration of metabolic profiling into preoperative assessment for personalized obesity care.</w:t>
      </w:r>
    </w:p>
    <w:p w14:paraId="0000000D" w14:textId="77777777" w:rsidR="00892E85" w:rsidRPr="00571D2D" w:rsidRDefault="00892E85">
      <w:pPr>
        <w:spacing w:line="480" w:lineRule="auto"/>
      </w:pPr>
    </w:p>
    <w:p w14:paraId="0000000E" w14:textId="77777777" w:rsidR="00892E85" w:rsidRPr="00571D2D" w:rsidRDefault="007D4EA7">
      <w:r w:rsidRPr="00571D2D">
        <w:br w:type="page"/>
      </w:r>
    </w:p>
    <w:p w14:paraId="0000000F" w14:textId="77777777" w:rsidR="00892E85" w:rsidRPr="00571D2D" w:rsidRDefault="007D4EA7">
      <w:pPr>
        <w:spacing w:line="480" w:lineRule="auto"/>
        <w:rPr>
          <w:b/>
          <w:bCs/>
          <w:sz w:val="28"/>
          <w:szCs w:val="28"/>
        </w:rPr>
      </w:pPr>
      <w:r w:rsidRPr="00571D2D">
        <w:rPr>
          <w:b/>
          <w:bCs/>
          <w:sz w:val="28"/>
          <w:szCs w:val="28"/>
        </w:rPr>
        <w:lastRenderedPageBreak/>
        <w:t>Introduction</w:t>
      </w:r>
    </w:p>
    <w:p w14:paraId="00000010" w14:textId="7741DC35" w:rsidR="00892E85" w:rsidRPr="00571D2D" w:rsidRDefault="007D4EA7">
      <w:pPr>
        <w:spacing w:line="480" w:lineRule="auto"/>
      </w:pPr>
      <w:r w:rsidRPr="00571D2D">
        <w:t>Obesity and its cardiometabolic complications are a leading contributor to global disease burden. While emerging pharmacotherapies induce weight loss, their benefits often wane upon discontinuation</w:t>
      </w:r>
      <w:r w:rsidRPr="00571D2D">
        <w:rPr>
          <w:vertAlign w:val="superscript"/>
        </w:rPr>
        <w:t>1</w:t>
      </w:r>
      <w:r w:rsidRPr="00571D2D">
        <w:t>. In contrast, metabolic and bariatric surgery (MBS) is the most effective approach for sustained weight loss and obesity-related metabolic disease remission</w:t>
      </w:r>
      <w:r w:rsidRPr="00571D2D">
        <w:rPr>
          <w:vertAlign w:val="superscript"/>
        </w:rPr>
        <w:t>2-4</w:t>
      </w:r>
      <w:r w:rsidRPr="00571D2D">
        <w:t>. In 2022, approximately 280,000 MBS procedures were performed in the United States, representing 1% of the eligible population</w:t>
      </w:r>
      <w:r w:rsidRPr="00571D2D">
        <w:rPr>
          <w:vertAlign w:val="superscript"/>
        </w:rPr>
        <w:t>5</w:t>
      </w:r>
      <w:r w:rsidRPr="00571D2D">
        <w:t>.  Among the available surgical options, laparoscopic sleeve gastrectomy is currently the most frequently performed procedure, while Roux-en-Y gastric bypass (RYGB) has been associated with greater long-term weight loss and more durable remission of type 2 diabetes in several comparative studies</w:t>
      </w:r>
      <w:r w:rsidRPr="00571D2D">
        <w:rPr>
          <w:vertAlign w:val="superscript"/>
        </w:rPr>
        <w:t>6-8</w:t>
      </w:r>
      <w:r w:rsidRPr="002535D4">
        <w:rPr>
          <w:rFonts w:eastAsia="Gungsuh"/>
        </w:rPr>
        <w:t xml:space="preserve">. On average, RYGB results in a 35–40% reduction in weight, with 70–80% of individuals maintaining </w:t>
      </w:r>
      <w:r w:rsidR="005F2166" w:rsidRPr="00571D2D">
        <w:rPr>
          <w:rFonts w:eastAsia="Gungsuh"/>
        </w:rPr>
        <w:t xml:space="preserve">weight reduction </w:t>
      </w:r>
      <w:r w:rsidRPr="002535D4">
        <w:rPr>
          <w:rFonts w:eastAsia="Gungsuh"/>
        </w:rPr>
        <w:t>≥ 5 years postoperatively</w:t>
      </w:r>
      <w:r w:rsidRPr="00571D2D">
        <w:rPr>
          <w:vertAlign w:val="superscript"/>
        </w:rPr>
        <w:t>8</w:t>
      </w:r>
      <w:r w:rsidRPr="00571D2D">
        <w:t>. Despite these benefits, outcomes vary, with a subset experiencing clinically significant weight regain</w:t>
      </w:r>
      <w:r w:rsidRPr="00571D2D">
        <w:rPr>
          <w:vertAlign w:val="superscript"/>
        </w:rPr>
        <w:t>9-12</w:t>
      </w:r>
      <w:r w:rsidRPr="00571D2D">
        <w:t>. Predictive factors such as younger age</w:t>
      </w:r>
      <w:r w:rsidRPr="00571D2D">
        <w:rPr>
          <w:vertAlign w:val="superscript"/>
        </w:rPr>
        <w:t>13</w:t>
      </w:r>
      <w:r w:rsidRPr="00571D2D">
        <w:t>, sociodemographic characteristics</w:t>
      </w:r>
      <w:r w:rsidRPr="00571D2D">
        <w:rPr>
          <w:vertAlign w:val="superscript"/>
        </w:rPr>
        <w:t>14</w:t>
      </w:r>
      <w:r w:rsidRPr="00571D2D">
        <w:t>, preoperative weight loss</w:t>
      </w:r>
      <w:r w:rsidRPr="00571D2D">
        <w:rPr>
          <w:vertAlign w:val="superscript"/>
        </w:rPr>
        <w:t>15-17</w:t>
      </w:r>
      <w:r w:rsidRPr="00571D2D">
        <w:t>, behavioral characteristics</w:t>
      </w:r>
      <w:r w:rsidRPr="00571D2D">
        <w:rPr>
          <w:vertAlign w:val="superscript"/>
        </w:rPr>
        <w:t>18</w:t>
      </w:r>
      <w:r w:rsidRPr="00571D2D">
        <w:t>, and select genetic variants</w:t>
      </w:r>
      <w:r w:rsidRPr="00571D2D">
        <w:rPr>
          <w:vertAlign w:val="superscript"/>
        </w:rPr>
        <w:t>12,19</w:t>
      </w:r>
      <w:r w:rsidRPr="00571D2D">
        <w:t>, have been proposed, but no clinically validated biomarkers currently exist to forecast long-term success following MBS.</w:t>
      </w:r>
    </w:p>
    <w:p w14:paraId="00000011" w14:textId="77777777" w:rsidR="00892E85" w:rsidRPr="00571D2D" w:rsidRDefault="007D4EA7">
      <w:pPr>
        <w:spacing w:before="280" w:after="280" w:line="480" w:lineRule="auto"/>
      </w:pPr>
      <w:r w:rsidRPr="00571D2D">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sidRPr="00571D2D">
        <w:rPr>
          <w:vertAlign w:val="superscript"/>
        </w:rPr>
        <w:t>20,21</w:t>
      </w:r>
      <w:r w:rsidRPr="00571D2D">
        <w:t>. Specific metabolite signatures, including branched-chain amino acids (BCAAs), lipid species, and intermediates of central carbon metabolism, have been linked to obesity, insulin resistance, and type 2 diabetes</w:t>
      </w:r>
      <w:r w:rsidRPr="00571D2D">
        <w:rPr>
          <w:vertAlign w:val="superscript"/>
        </w:rPr>
        <w:t>21</w:t>
      </w:r>
      <w:r w:rsidRPr="00571D2D">
        <w:t xml:space="preserve">. Notably, BCAAs and related metabolites show distinct trajectories following MBS compared to medical </w:t>
      </w:r>
      <w:r w:rsidRPr="00571D2D">
        <w:lastRenderedPageBreak/>
        <w:t>weight loss, suggesting surgery-specific metabolic remodeling</w:t>
      </w:r>
      <w:r w:rsidRPr="00571D2D">
        <w:rPr>
          <w:color w:val="262626"/>
          <w:vertAlign w:val="superscript"/>
        </w:rPr>
        <w:t>22-24</w:t>
      </w:r>
      <w:r w:rsidRPr="00571D2D">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Pr="00571D2D" w:rsidRDefault="007D4EA7">
      <w:pPr>
        <w:spacing w:before="280" w:after="280" w:line="480" w:lineRule="auto"/>
      </w:pPr>
      <w:r w:rsidRPr="00571D2D">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RPr="00571D2D">
        <w:rPr>
          <w:vertAlign w:val="superscript"/>
        </w:rPr>
        <w:t>25-27</w:t>
      </w:r>
      <w:r w:rsidRPr="00571D2D">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sidRPr="00571D2D">
        <w:rPr>
          <w:highlight w:val="yellow"/>
          <w:vertAlign w:val="superscript"/>
        </w:rPr>
        <w:t>28</w:t>
      </w:r>
      <w:r w:rsidRPr="00571D2D">
        <w:t>. We further assessed these candidate metabolites in two external datasets representing complementary obesity phenotypes: a long-term post-RYGB clinical cohort assessed approximately seven years after surgery</w:t>
      </w:r>
      <w:r w:rsidRPr="00571D2D">
        <w:rPr>
          <w:vertAlign w:val="superscript"/>
        </w:rPr>
        <w:t>29</w:t>
      </w:r>
      <w:r w:rsidRPr="00571D2D">
        <w:t>, and a population-based cohort representing extremes of BMI</w:t>
      </w:r>
      <w:r w:rsidRPr="00571D2D">
        <w:rPr>
          <w:vertAlign w:val="superscript"/>
        </w:rPr>
        <w:t>30</w:t>
      </w:r>
      <w:r w:rsidRPr="00571D2D">
        <w:t>. Finally, we performed genome-wide association analyses in an independent cohort to examine the genetic basis of key metabolites associated with long-term surgical outcomes.</w:t>
      </w:r>
    </w:p>
    <w:p w14:paraId="00000013" w14:textId="77777777" w:rsidR="00892E85" w:rsidRPr="00571D2D" w:rsidRDefault="007D4EA7">
      <w:pPr>
        <w:spacing w:before="280" w:after="280" w:line="480" w:lineRule="auto"/>
        <w:rPr>
          <w:b/>
          <w:bCs/>
          <w:sz w:val="28"/>
          <w:szCs w:val="28"/>
        </w:rPr>
      </w:pPr>
      <w:r w:rsidRPr="00571D2D">
        <w:rPr>
          <w:b/>
          <w:bCs/>
          <w:sz w:val="28"/>
          <w:szCs w:val="28"/>
        </w:rPr>
        <w:t>Results</w:t>
      </w:r>
    </w:p>
    <w:p w14:paraId="00000014" w14:textId="77777777" w:rsidR="00892E85" w:rsidRPr="00571D2D" w:rsidRDefault="007D4EA7">
      <w:pPr>
        <w:spacing w:before="280" w:after="280" w:line="480" w:lineRule="auto"/>
        <w:rPr>
          <w:b/>
          <w:bCs/>
          <w:sz w:val="28"/>
          <w:szCs w:val="28"/>
        </w:rPr>
      </w:pPr>
      <w:r w:rsidRPr="00571D2D">
        <w:rPr>
          <w:b/>
          <w:bCs/>
          <w:sz w:val="28"/>
          <w:szCs w:val="28"/>
        </w:rPr>
        <w:t>Identification of weight trajectory classes and selection of extreme phenotypes</w:t>
      </w:r>
    </w:p>
    <w:p w14:paraId="00000015" w14:textId="604585F8" w:rsidR="00892E85" w:rsidRPr="00571D2D" w:rsidRDefault="007D4EA7">
      <w:pPr>
        <w:spacing w:before="280" w:after="280" w:line="480" w:lineRule="auto"/>
      </w:pPr>
      <w:r w:rsidRPr="00571D2D">
        <w:t xml:space="preserve">To identify clinically meaningful subgroups, we applied latent class growth mixture modeling (LCGMM) to 7-year excess body weight (EBW) trajectories from 1,590 LABS-2 participants </w:t>
      </w:r>
      <w:r w:rsidRPr="00571D2D">
        <w:lastRenderedPageBreak/>
        <w:t>who underwent RYGB. EBW was defined as the measured weight minus ideal body weight corresponding to BMI of 25 kg/m², a standardized metric for reporting bariatric surgery outcomes</w:t>
      </w:r>
      <w:r w:rsidRPr="00571D2D">
        <w:rPr>
          <w:vertAlign w:val="superscript"/>
        </w:rPr>
        <w:t>31</w:t>
      </w:r>
      <w:r w:rsidRPr="00571D2D">
        <w:t xml:space="preserve"> and previously used in LABS-2 study</w:t>
      </w:r>
      <w:r w:rsidRPr="00571D2D">
        <w:rPr>
          <w:vertAlign w:val="superscript"/>
        </w:rPr>
        <w:t>26</w:t>
      </w:r>
      <w:r w:rsidRPr="00571D2D">
        <w:t>.  Three latent trajectory classes emerged: Class 1 (n = 100, 6.3%) showed initial weight loss followed by regain; Class 2 (n = 108, 6.8%) achieved and maintained sustained weight loss; and Class 3 (n = 1,382, 86.9%) had lower baseline EBW and more modest weight loss</w:t>
      </w:r>
      <w:r w:rsidR="00A15C11" w:rsidRPr="00571D2D">
        <w:t xml:space="preserve"> (</w:t>
      </w:r>
      <w:r w:rsidR="00506535">
        <w:t>Fig.</w:t>
      </w:r>
      <w:r w:rsidR="00A15C11" w:rsidRPr="00571D2D">
        <w:t xml:space="preserve"> 1a)</w:t>
      </w:r>
      <w:r w:rsidRPr="00571D2D">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w:t>
      </w:r>
      <w:r w:rsidR="00506535">
        <w:t>Fig.</w:t>
      </w:r>
      <w:r w:rsidR="00506535" w:rsidRPr="00571D2D">
        <w:t xml:space="preserve"> </w:t>
      </w:r>
      <w:r w:rsidRPr="00571D2D">
        <w:t xml:space="preserve">1a and Supplemental </w:t>
      </w:r>
      <w:r w:rsidR="00506535">
        <w:t>Fig.</w:t>
      </w:r>
      <w:r w:rsidR="00506535" w:rsidRPr="00571D2D">
        <w:t xml:space="preserve"> </w:t>
      </w:r>
      <w:r w:rsidRPr="00571D2D">
        <w:t>1). Class 3 was excluded from the metabolomic analysis because its substantially lower baseline EBW (58.1 ± 15.5 kg vs. ~103 kg in Classes 1 and 2) would cause metabolite differences to be dominated by baseline adiposity rather than trajectory-predictive features</w:t>
      </w:r>
      <w:r w:rsidR="00A15C11" w:rsidRPr="00571D2D">
        <w:t xml:space="preserve">. </w:t>
      </w:r>
      <w:r w:rsidR="00734325">
        <w:t>A</w:t>
      </w:r>
      <w:r w:rsidRPr="00571D2D">
        <w:t>n extreme-phenotype design was selected to maximize metabolomic contrast between divergent trajectory groups while controlling sample size and analytic costs, consistent with established approaches for biomarker discovery</w:t>
      </w:r>
      <w:r w:rsidRPr="00571D2D">
        <w:rPr>
          <w:highlight w:val="yellow"/>
          <w:vertAlign w:val="superscript"/>
        </w:rPr>
        <w:t>32,33</w:t>
      </w:r>
      <w:r w:rsidRPr="00571D2D">
        <w:t xml:space="preserve"> in resource-intensive </w:t>
      </w:r>
      <w:r w:rsidR="00581589" w:rsidRPr="00571D2D">
        <w:t>omics</w:t>
      </w:r>
      <w:r w:rsidRPr="00571D2D">
        <w:t xml:space="preserve"> studies. </w:t>
      </w:r>
    </w:p>
    <w:p w14:paraId="00000016" w14:textId="14F835B1" w:rsidR="00892E85" w:rsidRPr="00571D2D" w:rsidRDefault="007D4EA7">
      <w:pPr>
        <w:spacing w:before="280" w:after="280" w:line="480" w:lineRule="auto"/>
      </w:pPr>
      <w:r w:rsidRPr="00571D2D">
        <w:t xml:space="preserve">Accordingly, we restricted untargeted metabolomic profiling to individuals at the tails of the long-term weight trajectory distribution.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including fasting glucose, insulin, lipids, ghrelin, leptin, and inflammatory markers, were similar between groups (Supplemental Table 1). Weight trajectories were not influenced by sex or </w:t>
      </w:r>
      <w:r w:rsidRPr="00571D2D">
        <w:lastRenderedPageBreak/>
        <w:t>surgical center (</w:t>
      </w:r>
      <w:commentRangeStart w:id="4"/>
      <w:commentRangeStart w:id="5"/>
      <w:commentRangeStart w:id="6"/>
      <w:r w:rsidRPr="00571D2D">
        <w:t xml:space="preserve">Supplemental Fig. </w:t>
      </w:r>
      <w:r w:rsidR="00EE5693" w:rsidRPr="00571D2D">
        <w:t>2</w:t>
      </w:r>
      <w:commentRangeEnd w:id="4"/>
      <w:r w:rsidR="00734325" w:rsidRPr="00571D2D">
        <w:rPr>
          <w:rStyle w:val="CommentReference"/>
          <w:sz w:val="24"/>
          <w:szCs w:val="24"/>
        </w:rPr>
        <w:commentReference w:id="4"/>
      </w:r>
      <w:commentRangeEnd w:id="5"/>
      <w:r w:rsidR="00EE5693" w:rsidRPr="00571D2D">
        <w:rPr>
          <w:rStyle w:val="CommentReference"/>
          <w:sz w:val="24"/>
          <w:szCs w:val="24"/>
        </w:rPr>
        <w:commentReference w:id="5"/>
      </w:r>
      <w:commentRangeEnd w:id="6"/>
      <w:r w:rsidR="00734325" w:rsidRPr="00571D2D">
        <w:rPr>
          <w:rStyle w:val="CommentReference"/>
          <w:sz w:val="24"/>
          <w:szCs w:val="24"/>
        </w:rPr>
        <w:commentReference w:id="6"/>
      </w:r>
      <w:r w:rsidRPr="00571D2D">
        <w:t>). To capture the non-linear dynamics of weight change, we modeled EBW using broken-stick linear mixed-effects model with knots at 6.12. and 24 months, which substantially improved model fit relative to linear regression (R</w:t>
      </w:r>
      <w:r w:rsidRPr="00571D2D">
        <w:rPr>
          <w:vertAlign w:val="superscript"/>
        </w:rPr>
        <w:t>2</w:t>
      </w:r>
      <w:r w:rsidRPr="00571D2D">
        <w:t xml:space="preserve"> = 0.98 vs 0.58, Fig</w:t>
      </w:r>
      <w:r w:rsidR="00506535">
        <w:t>.</w:t>
      </w:r>
      <w:r w:rsidRPr="00571D2D">
        <w:t xml:space="preserve"> 1c-e). At year five, model-derived mean EBW was 72.4 ± 15.2 kg (69.8% of baseline) in the weight regain group compared to 29.1 ± 20.8 kg (27.0% of baseline) in the sustained weight loss group (see STAR Methods for trajectory modeling). </w:t>
      </w:r>
    </w:p>
    <w:p w14:paraId="00000017" w14:textId="77777777" w:rsidR="00892E85" w:rsidRPr="00571D2D" w:rsidRDefault="007D4EA7">
      <w:pPr>
        <w:spacing w:before="280" w:after="280" w:line="480" w:lineRule="auto"/>
        <w:rPr>
          <w:b/>
          <w:bCs/>
        </w:rPr>
      </w:pPr>
      <w:r w:rsidRPr="00571D2D">
        <w:rPr>
          <w:b/>
          <w:bCs/>
        </w:rPr>
        <w:t>Metabolomic profiling and univariate associations with long-term weight outcomes.</w:t>
      </w:r>
    </w:p>
    <w:p w14:paraId="00000018" w14:textId="442C13B7" w:rsidR="00892E85" w:rsidRPr="00571D2D" w:rsidRDefault="007D4EA7">
      <w:pPr>
        <w:spacing w:before="280" w:after="280" w:line="480" w:lineRule="auto"/>
      </w:pPr>
      <w:r w:rsidRPr="00571D2D">
        <w:t>Untargeted metabolomic</w:t>
      </w:r>
      <w:r w:rsidR="00EE5693" w:rsidRPr="00571D2D">
        <w:t xml:space="preserve"> profiling</w:t>
      </w:r>
      <w:r w:rsidRPr="00571D2D">
        <w:t xml:space="preserve">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w:t>
      </w:r>
      <w:r w:rsidR="00DC2995">
        <w:t>N</w:t>
      </w:r>
      <w:r w:rsidRPr="00571D2D">
        <w:t>ext</w:t>
      </w:r>
      <w:r w:rsidR="00DC2995">
        <w:t>, we</w:t>
      </w:r>
      <w:r w:rsidRPr="00571D2D">
        <w:t xml:space="preserve"> tested associations between each of the 541 metabolites and long-term weight outcome.</w:t>
      </w:r>
      <w:r w:rsidR="00E20278" w:rsidRPr="00571D2D">
        <w:t xml:space="preserve">               </w:t>
      </w:r>
    </w:p>
    <w:p w14:paraId="00000019" w14:textId="1CF66626" w:rsidR="00892E85" w:rsidRPr="00571D2D" w:rsidRDefault="007D4EA7">
      <w:pPr>
        <w:spacing w:before="280" w:after="280" w:line="480" w:lineRule="auto"/>
      </w:pPr>
      <w:r w:rsidRPr="00571D2D">
        <w:t>Percent excess body weight at year five (%EBW5) was defined as (EBW at year 5/baseline EBW) x 100, representing the proportion of baseline excess weight remaining five years after RYGB (see STAR Methods). Higher %EBW5 reflects reduced surgical efficacy, whether due to suboptimal initial weight loss or subsequent weight regain. In linear regression models, 62 metabolites were nominally associated with %EBW5 at a liberal pre-screening threshold (</w:t>
      </w:r>
      <w:r w:rsidRPr="00571D2D">
        <w:rPr>
          <w:i/>
          <w:iCs/>
        </w:rPr>
        <w:t>p</w:t>
      </w:r>
      <w:r w:rsidRPr="00571D2D">
        <w:t xml:space="preserve"> &lt; 0.05; Supplemental </w:t>
      </w:r>
      <w:r w:rsidR="00E270ED" w:rsidRPr="00571D2D">
        <w:t>Table 2</w:t>
      </w:r>
      <w:r w:rsidRPr="00571D2D">
        <w:t xml:space="preserve">), with five meeting a false discovery rate (FDR) threshold (q &lt; 0.05): </w:t>
      </w:r>
      <w:r w:rsidRPr="00571D2D">
        <w:lastRenderedPageBreak/>
        <w:t xml:space="preserve">3-methyladipate/pimelate (a composite feature; see STAR methods), glucuronate, dimethylguanidino valeric acid (DMGV), 13-hydroxyoctadecadienoic acid (13-HODE), and β-aminoisobutyric acid (BAIBA). Of the 62 nominally associated metabolites, 12 were positively associated with %EBW5, indicating higher levels in individuals with poorer surgical outcomes, including kynurenine, bilirubin, α-carboxyethyl hydrochroman (CEHC), leucine, tryptophan, GABA, and homoarginine. The remaining 50 metabolites showed inverse associations, including seven triacylglycerols, three lysophosphatidylcholines, four phosphatidylcholines, and two lysophosphatidylethanolamines,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w:t>
      </w:r>
      <w:r w:rsidR="00E270ED" w:rsidRPr="00571D2D">
        <w:t>4</w:t>
      </w:r>
      <w:r w:rsidR="00485077">
        <w:t xml:space="preserve"> b-c</w:t>
      </w:r>
      <w:r w:rsidRPr="00571D2D">
        <w:t xml:space="preserve">). </w:t>
      </w:r>
    </w:p>
    <w:p w14:paraId="0000001A" w14:textId="77777777" w:rsidR="00892E85" w:rsidRPr="00571D2D" w:rsidRDefault="007D4EA7">
      <w:pPr>
        <w:spacing w:before="280" w:after="280" w:line="480" w:lineRule="auto"/>
        <w:rPr>
          <w:b/>
          <w:bCs/>
        </w:rPr>
      </w:pPr>
      <w:r w:rsidRPr="00571D2D">
        <w:rPr>
          <w:b/>
          <w:bCs/>
        </w:rPr>
        <w:t>Construction and stability of the Metabolite Risk Score (MetRS)</w:t>
      </w:r>
    </w:p>
    <w:p w14:paraId="0000001B" w14:textId="4607EA31" w:rsidR="00892E85" w:rsidRPr="00571D2D" w:rsidRDefault="007D4EA7">
      <w:pPr>
        <w:spacing w:before="280" w:after="280" w:line="480" w:lineRule="auto"/>
      </w:pPr>
      <w:r w:rsidRPr="00571D2D">
        <w:t>To prioritize predictive features, we applied bidirectional stepwise linear regression to the 62 nominally associated metabolites, resulting in a 13-metabolite panel (five positively and eight negatively associated with weight regain; Fig</w:t>
      </w:r>
      <w:r w:rsidR="00E270ED" w:rsidRPr="00571D2D">
        <w:t>.</w:t>
      </w:r>
      <w:r w:rsidRPr="00571D2D">
        <w:t xml:space="preserve"> 2 a-b). Although DMGV met FDR significance, it was excluded from the final model due to its strong correlation with BAIBA (Pearson’s </w:t>
      </w:r>
      <w:r w:rsidRPr="00571D2D">
        <w:rPr>
          <w:i/>
          <w:iCs/>
        </w:rPr>
        <w:t>r</w:t>
      </w:r>
      <w:r w:rsidRPr="00571D2D">
        <w:t xml:space="preserve"> = –0.56, </w:t>
      </w:r>
      <w:r w:rsidRPr="00571D2D">
        <w:rPr>
          <w:i/>
          <w:iCs/>
        </w:rPr>
        <w:t>p</w:t>
      </w:r>
      <w:r w:rsidRPr="00571D2D">
        <w:t xml:space="preserve"> &lt; 10⁻¹⁵), exceeding a prespecified correlation threshold of |r| &gt; 0.5. A Metabolite Risk Score (MetRS) was constructed as a weighted sum of standardized metabolite concentrations with weights derived from the corresponding regression </w:t>
      </w:r>
      <w:commentRangeStart w:id="7"/>
      <w:commentRangeStart w:id="8"/>
      <w:r w:rsidRPr="00571D2D">
        <w:t>coefficients</w:t>
      </w:r>
      <w:commentRangeEnd w:id="7"/>
      <w:r w:rsidR="00DC2995" w:rsidRPr="00571D2D">
        <w:rPr>
          <w:rStyle w:val="CommentReference"/>
          <w:sz w:val="24"/>
          <w:szCs w:val="24"/>
        </w:rPr>
        <w:commentReference w:id="7"/>
      </w:r>
      <w:commentRangeEnd w:id="8"/>
      <w:r w:rsidR="00A21E7B" w:rsidRPr="00571D2D">
        <w:rPr>
          <w:rStyle w:val="CommentReference"/>
          <w:sz w:val="24"/>
          <w:szCs w:val="24"/>
        </w:rPr>
        <w:commentReference w:id="8"/>
      </w:r>
      <w:r w:rsidRPr="00571D2D">
        <w:t xml:space="preserve">. To reduce overfitting and ensure robustness of the MetRS, candidate features were limited to metabolites nominally </w:t>
      </w:r>
      <w:r w:rsidRPr="00571D2D">
        <w:lastRenderedPageBreak/>
        <w:t>associated with %EBW5 and AIC-based feature selection by stepwise regression. Residual diagnostics showed no major violations of linearity, homoscedasticity, or normality assumptions, and variance inflation factors confirmed acceptable multicollinearity.</w:t>
      </w:r>
    </w:p>
    <w:p w14:paraId="0000001C" w14:textId="0F2E4D2A" w:rsidR="00892E85" w:rsidRPr="00571D2D" w:rsidRDefault="007D4EA7">
      <w:pPr>
        <w:spacing w:before="280" w:after="280" w:line="480" w:lineRule="auto"/>
      </w:pPr>
      <w:r w:rsidRPr="00571D2D">
        <w:t>The resulting model demonstrated strong internal validity, with consistent performance across 100 repetitions of 10-fold cross-validation (root mean squared error [RMSE] = 21.45 ± 1.32; mean absolute error [MAE] = 17.24 ± 1.10, Fig</w:t>
      </w:r>
      <w:r w:rsidR="00E270ED" w:rsidRPr="00571D2D">
        <w:t>.</w:t>
      </w:r>
      <w:r w:rsidRPr="00571D2D">
        <w:t xml:space="preserve">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rsidRPr="00571D2D">
        <w:t>4</w:t>
      </w:r>
      <w:r w:rsidR="00485077">
        <w:t>a</w:t>
      </w:r>
      <w:r w:rsidRPr="00571D2D">
        <w:t xml:space="preserve">). </w:t>
      </w:r>
      <w:r w:rsidR="00E20278" w:rsidRPr="00571D2D">
        <w:t xml:space="preserve">     </w:t>
      </w:r>
    </w:p>
    <w:p w14:paraId="0000001D" w14:textId="77777777" w:rsidR="00892E85" w:rsidRPr="00571D2D" w:rsidRDefault="007D4EA7">
      <w:pPr>
        <w:pStyle w:val="Heading3"/>
        <w:rPr>
          <w:b/>
          <w:bCs/>
        </w:rPr>
      </w:pPr>
      <w:r w:rsidRPr="00DC2995">
        <w:rPr>
          <w:b/>
          <w:bCs/>
          <w:color w:val="auto"/>
          <w:sz w:val="24"/>
          <w:szCs w:val="24"/>
        </w:rPr>
        <w:t>MetRS predicts long-term weight regain beyond clinical variables</w:t>
      </w:r>
    </w:p>
    <w:p w14:paraId="0000001E" w14:textId="39915B27" w:rsidR="00892E85" w:rsidRPr="00571D2D" w:rsidRDefault="007D4EA7">
      <w:pPr>
        <w:spacing w:before="280" w:after="280" w:line="480" w:lineRule="auto"/>
      </w:pPr>
      <w:r w:rsidRPr="00571D2D">
        <w:t>MetRS values were higher in individuals with weight regain compared to those with sustained weight loss (</w:t>
      </w:r>
      <w:r w:rsidRPr="00571D2D">
        <w:rPr>
          <w:i/>
          <w:iCs/>
        </w:rPr>
        <w:t>p</w:t>
      </w:r>
      <w:r w:rsidRPr="00571D2D">
        <w:t xml:space="preserve"> &lt; 0.001; Fig. 3a). To determine whether the MetRS was predictive beyond standard clinical variables, we evaluated factors independently associated with weight regain. In conditional logistic regression models, higher baseline EBW (OR 1.03, 95% CI: 1.01–1.05, </w:t>
      </w:r>
      <w:r w:rsidRPr="00571D2D">
        <w:rPr>
          <w:i/>
          <w:iCs/>
        </w:rPr>
        <w:t>p</w:t>
      </w:r>
      <w:r w:rsidRPr="00571D2D">
        <w:t xml:space="preserve"> = 0.01) and each additional year of age (OR 0.95, 95% CI: 0.91–0.99, </w:t>
      </w:r>
      <w:r w:rsidRPr="00571D2D">
        <w:rPr>
          <w:i/>
          <w:iCs/>
        </w:rPr>
        <w:t>p</w:t>
      </w:r>
      <w:r w:rsidRPr="00571D2D">
        <w:t xml:space="preserve"> = 0.02) were associated with lower odds of weight regain, consistent with prior reports that younger age at surgery is a risk factor for long-term weight regain</w:t>
      </w:r>
      <w:r w:rsidRPr="00571D2D">
        <w:rPr>
          <w:vertAlign w:val="superscript"/>
        </w:rPr>
        <w:t>13</w:t>
      </w:r>
      <w:r w:rsidRPr="00571D2D">
        <w:t>. Incorporation of the MetRS into the model substantially improved the discriminative performance, increasing the area under the receiver operating characteristic curve (AUC) from 0.60 to 0.7</w:t>
      </w:r>
      <w:r w:rsidR="007C2E30">
        <w:rPr>
          <w:rFonts w:hint="eastAsia"/>
        </w:rPr>
        <w:t>4</w:t>
      </w:r>
      <w:r w:rsidRPr="00571D2D">
        <w:t xml:space="preserve"> (</w:t>
      </w:r>
      <w:r w:rsidRPr="00571D2D">
        <w:rPr>
          <w:i/>
          <w:iCs/>
        </w:rPr>
        <w:t>p</w:t>
      </w:r>
      <w:r w:rsidRPr="00571D2D">
        <w:t xml:space="preserve"> &lt; 0.001, Fig. 3c). The MetRS remained a strong predictor of weight regain across the unadjusted and adjusted models (Fig. 3d).</w:t>
      </w:r>
    </w:p>
    <w:p w14:paraId="0000001F" w14:textId="77777777" w:rsidR="00892E85" w:rsidRPr="00DC2995" w:rsidRDefault="007D4EA7">
      <w:pPr>
        <w:pStyle w:val="Heading3"/>
        <w:rPr>
          <w:b/>
          <w:bCs/>
          <w:color w:val="auto"/>
          <w:sz w:val="24"/>
          <w:szCs w:val="24"/>
        </w:rPr>
      </w:pPr>
      <w:r w:rsidRPr="00DC2995">
        <w:rPr>
          <w:b/>
          <w:bCs/>
          <w:color w:val="auto"/>
          <w:sz w:val="24"/>
          <w:szCs w:val="24"/>
        </w:rPr>
        <w:lastRenderedPageBreak/>
        <w:t>External evaluation in a post-RYGB cohort and a population-based biobank</w:t>
      </w:r>
    </w:p>
    <w:p w14:paraId="00000020" w14:textId="2F78C335" w:rsidR="00892E85" w:rsidRPr="00571D2D" w:rsidRDefault="007D4EA7">
      <w:pPr>
        <w:spacing w:before="280" w:after="280" w:line="480" w:lineRule="auto"/>
      </w:pPr>
      <w:r w:rsidRPr="00571D2D">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rsidRPr="00571D2D">
        <w:t>6</w:t>
      </w:r>
      <w:r w:rsidRPr="00571D2D">
        <w:t>). MetRS values were significantly higher in individuals with documented weight regain (Fig. 4a, p=0.0</w:t>
      </w:r>
      <w:r w:rsidR="009F608C">
        <w:rPr>
          <w:rFonts w:hint="eastAsia"/>
        </w:rPr>
        <w:t>28</w:t>
      </w:r>
      <w:r w:rsidRPr="00571D2D">
        <w:t xml:space="preserve">) and correlated with the magnitude of regain (Pearson’s r = 0.56, p &lt; 0.001). Each standard deviation increase in MetRS was associated with a 12.93% greater weight regain (95% CI: 7.01–18.85, </w:t>
      </w:r>
      <w:r w:rsidRPr="00571D2D">
        <w:rPr>
          <w:i/>
          <w:iCs/>
        </w:rPr>
        <w:t>p</w:t>
      </w:r>
      <w:r w:rsidRPr="00571D2D">
        <w:t xml:space="preserve"> &lt; 0.001, Fig. 4c), independent of baseline clinical characteristics. As a sensitivity analysis, MetRS-10 showed significant separation between weight regain and sustained weight loss groups in the </w:t>
      </w:r>
      <w:r w:rsidR="00043D7F">
        <w:t xml:space="preserve">LABS-2 discovery </w:t>
      </w:r>
      <w:r w:rsidRPr="00571D2D">
        <w:t xml:space="preserve">cohort, confirming that the </w:t>
      </w:r>
      <w:r w:rsidR="007552E6" w:rsidRPr="00571D2D">
        <w:t xml:space="preserve">MetRS-10 </w:t>
      </w:r>
      <w:r w:rsidRPr="00571D2D">
        <w:t xml:space="preserve">retains discriminative ability (Supplemental Fig. </w:t>
      </w:r>
      <w:r w:rsidR="00613CEB" w:rsidRPr="00571D2D">
        <w:t>5</w:t>
      </w:r>
      <w:r w:rsidRPr="00571D2D">
        <w:t>c).</w:t>
      </w:r>
    </w:p>
    <w:p w14:paraId="00000021" w14:textId="1E89E4AB" w:rsidR="00892E85" w:rsidRPr="00571D2D" w:rsidRDefault="007D4EA7">
      <w:pPr>
        <w:spacing w:before="280" w:after="280" w:line="480" w:lineRule="auto"/>
      </w:pPr>
      <w:r w:rsidRPr="00571D2D">
        <w:t xml:space="preserve">To evaluate whether the MetRS reflects broader features of adiposity beyond surgical settings, we next examined its association with obesity status in a population-based cohort from the Estonia Biobank (n=198; Supplemental Fig. </w:t>
      </w:r>
      <w:r w:rsidR="00613CEB" w:rsidRPr="00571D2D">
        <w:t>5</w:t>
      </w:r>
      <w:r w:rsidRPr="00571D2D">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RPr="00571D2D">
        <w:rPr>
          <w:i/>
          <w:iCs/>
        </w:rPr>
        <w:t>p</w:t>
      </w:r>
      <w:r w:rsidRPr="00571D2D">
        <w:t xml:space="preserve"> = 0.01, Fig. 4 b). In linear regression models, MetRS was modestly associated with BMI (0.10 kg/m² per SD increase in MetRS, 95% CI: 0.00–0.20, </w:t>
      </w:r>
      <w:r w:rsidRPr="00571D2D">
        <w:rPr>
          <w:i/>
          <w:iCs/>
        </w:rPr>
        <w:t>p</w:t>
      </w:r>
      <w:r w:rsidRPr="00571D2D">
        <w:t xml:space="preserve"> = 0.05). MetRS-8 also retained discriminative power in the </w:t>
      </w:r>
      <w:r w:rsidR="00043D7F">
        <w:t xml:space="preserve">LABS-2 discovery </w:t>
      </w:r>
      <w:r w:rsidRPr="00571D2D">
        <w:t xml:space="preserve">cohort (Supplemental Fig. </w:t>
      </w:r>
      <w:r w:rsidR="00613CEB" w:rsidRPr="00571D2D">
        <w:t>6c</w:t>
      </w:r>
      <w:r w:rsidRPr="00571D2D">
        <w:t xml:space="preserve">). </w:t>
      </w:r>
    </w:p>
    <w:p w14:paraId="00000022" w14:textId="77777777" w:rsidR="00892E85" w:rsidRPr="00043D7F" w:rsidRDefault="007D4EA7">
      <w:pPr>
        <w:pStyle w:val="Heading3"/>
        <w:rPr>
          <w:b/>
          <w:bCs/>
          <w:color w:val="auto"/>
          <w:sz w:val="24"/>
          <w:szCs w:val="24"/>
        </w:rPr>
      </w:pPr>
      <w:r w:rsidRPr="00043D7F">
        <w:rPr>
          <w:b/>
          <w:bCs/>
          <w:color w:val="auto"/>
          <w:sz w:val="24"/>
          <w:szCs w:val="24"/>
        </w:rPr>
        <w:lastRenderedPageBreak/>
        <w:t>Biological network context of MetRS metabolites</w:t>
      </w:r>
    </w:p>
    <w:p w14:paraId="00000023" w14:textId="46E584B9" w:rsidR="00892E85" w:rsidRPr="00571D2D" w:rsidRDefault="007D4EA7">
      <w:pPr>
        <w:pBdr>
          <w:top w:val="nil"/>
          <w:left w:val="nil"/>
          <w:bottom w:val="nil"/>
          <w:right w:val="nil"/>
          <w:between w:val="nil"/>
        </w:pBdr>
        <w:shd w:val="clear" w:color="auto" w:fill="FFFFFF"/>
        <w:spacing w:before="280" w:line="480" w:lineRule="auto"/>
        <w:rPr>
          <w:color w:val="000000"/>
        </w:rPr>
      </w:pPr>
      <w:r w:rsidRPr="00571D2D">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sidRPr="00571D2D">
        <w:rPr>
          <w:color w:val="000000"/>
          <w:highlight w:val="yellow"/>
          <w:vertAlign w:val="superscript"/>
        </w:rPr>
        <w:t>28</w:t>
      </w:r>
      <w:r w:rsidRPr="00571D2D">
        <w:rPr>
          <w:color w:val="000000"/>
        </w:rPr>
        <w:t xml:space="preserve">–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w:t>
      </w:r>
      <w:r w:rsidR="00043D7F">
        <w:rPr>
          <w:color w:val="000000"/>
        </w:rPr>
        <w:t>metabolic-dysfunction associated steatotic liver disease</w:t>
      </w:r>
      <w:r w:rsidRPr="00571D2D">
        <w:rPr>
          <w:color w:val="000000"/>
        </w:rPr>
        <w:t xml:space="preserve"> </w:t>
      </w:r>
      <w:r w:rsidR="00043D7F">
        <w:rPr>
          <w:color w:val="000000"/>
        </w:rPr>
        <w:t>(</w:t>
      </w:r>
      <w:r w:rsidRPr="00571D2D">
        <w:rPr>
          <w:color w:val="000000"/>
        </w:rPr>
        <w:t>MASLD</w:t>
      </w:r>
      <w:r w:rsidR="00043D7F">
        <w:rPr>
          <w:color w:val="000000"/>
        </w:rPr>
        <w:t>)</w:t>
      </w:r>
      <w:r w:rsidRPr="00571D2D">
        <w:rPr>
          <w:color w:val="000000"/>
        </w:rPr>
        <w:t xml:space="preserve">, </w:t>
      </w:r>
      <w:r w:rsidR="00043D7F">
        <w:rPr>
          <w:color w:val="000000"/>
        </w:rPr>
        <w:t>metabolic dysfunction-associated steatohepatitis (</w:t>
      </w:r>
      <w:r w:rsidRPr="00571D2D">
        <w:rPr>
          <w:color w:val="000000"/>
        </w:rPr>
        <w:t>MASH</w:t>
      </w:r>
      <w:r w:rsidR="00043D7F">
        <w:rPr>
          <w:color w:val="000000"/>
        </w:rPr>
        <w:t>)</w:t>
      </w:r>
      <w:r w:rsidRPr="00571D2D">
        <w:rPr>
          <w:color w:val="000000"/>
        </w:rPr>
        <w:t>, cardiovascular disease, and atherosclerosis, though with substantially lower betweenness.</w:t>
      </w:r>
    </w:p>
    <w:p w14:paraId="00000024" w14:textId="77777777" w:rsidR="00892E85" w:rsidRPr="00571D2D" w:rsidRDefault="00892E85">
      <w:pPr>
        <w:pBdr>
          <w:top w:val="nil"/>
          <w:left w:val="nil"/>
          <w:bottom w:val="nil"/>
          <w:right w:val="nil"/>
          <w:between w:val="nil"/>
        </w:pBdr>
        <w:shd w:val="clear" w:color="auto" w:fill="FFFFFF"/>
        <w:spacing w:line="480" w:lineRule="auto"/>
        <w:rPr>
          <w:color w:val="000000"/>
        </w:rPr>
      </w:pPr>
    </w:p>
    <w:p w14:paraId="00000025" w14:textId="09CD8392" w:rsidR="00892E85" w:rsidRPr="00571D2D" w:rsidRDefault="00DC3DB6">
      <w:pPr>
        <w:pBdr>
          <w:top w:val="nil"/>
          <w:left w:val="nil"/>
          <w:bottom w:val="nil"/>
          <w:right w:val="nil"/>
          <w:between w:val="nil"/>
        </w:pBdr>
        <w:shd w:val="clear" w:color="auto" w:fill="FFFFFF"/>
        <w:spacing w:line="480" w:lineRule="auto"/>
        <w:rPr>
          <w:color w:val="000000"/>
        </w:rPr>
      </w:pPr>
      <w:r w:rsidRPr="00DC3DB6">
        <w:rPr>
          <w:color w:val="000000"/>
        </w:rPr>
        <w:t xml:space="preserve">Several biological modules structured the network (Supplemental Table 3). The first centered on D-glucuronic acid (betweenness 0.12), a substrate of the UDP-glucuronosyltransferases </w:t>
      </w:r>
      <w:r w:rsidRPr="00DC3DB6">
        <w:rPr>
          <w:i/>
          <w:iCs/>
          <w:color w:val="000000"/>
        </w:rPr>
        <w:t>UGT1A1</w:t>
      </w:r>
      <w:r w:rsidRPr="00DC3DB6">
        <w:rPr>
          <w:color w:val="000000"/>
        </w:rPr>
        <w:t xml:space="preserve"> and </w:t>
      </w:r>
      <w:r w:rsidRPr="00DC3DB6">
        <w:rPr>
          <w:i/>
          <w:iCs/>
          <w:color w:val="000000"/>
        </w:rPr>
        <w:t>UGT1A3</w:t>
      </w:r>
      <w:r w:rsidRPr="00DC3DB6">
        <w:rPr>
          <w:color w:val="000000"/>
        </w:rPr>
        <w:t xml:space="preserve"> involved in bile acid conjugation, which also connected to </w:t>
      </w:r>
      <w:r w:rsidR="00043D7F">
        <w:rPr>
          <w:color w:val="000000"/>
        </w:rPr>
        <w:t>dipeptidyl peptidase -4 (</w:t>
      </w:r>
      <w:r w:rsidRPr="00DC3DB6">
        <w:rPr>
          <w:i/>
          <w:iCs/>
          <w:color w:val="000000"/>
        </w:rPr>
        <w:t>DPP4</w:t>
      </w:r>
      <w:r w:rsidR="00043D7F">
        <w:rPr>
          <w:color w:val="000000"/>
        </w:rPr>
        <w:t>)</w:t>
      </w:r>
      <w:r w:rsidRPr="00DC3DB6">
        <w:rPr>
          <w:color w:val="000000"/>
        </w:rPr>
        <w:t xml:space="preserve">, the gene encoding the enzyme responsible for GLP-1 degradation. Through shared disease and pathway nodes, this module reached </w:t>
      </w:r>
      <w:r w:rsidR="00521B82">
        <w:rPr>
          <w:color w:val="000000"/>
        </w:rPr>
        <w:t>the pro</w:t>
      </w:r>
      <w:r w:rsidR="00043D7F">
        <w:rPr>
          <w:color w:val="000000"/>
        </w:rPr>
        <w:t>glucagon</w:t>
      </w:r>
      <w:r w:rsidR="00521B82">
        <w:rPr>
          <w:color w:val="000000"/>
        </w:rPr>
        <w:t xml:space="preserve"> gene</w:t>
      </w:r>
      <w:r w:rsidR="00043D7F">
        <w:rPr>
          <w:color w:val="000000"/>
        </w:rPr>
        <w:t xml:space="preserve"> </w:t>
      </w:r>
      <w:r w:rsidRPr="00DC3DB6">
        <w:rPr>
          <w:i/>
          <w:iCs/>
          <w:color w:val="000000"/>
        </w:rPr>
        <w:t>GCG</w:t>
      </w:r>
      <w:r w:rsidR="00521B82">
        <w:rPr>
          <w:color w:val="000000"/>
        </w:rPr>
        <w:t xml:space="preserve"> </w:t>
      </w:r>
      <w:r w:rsidRPr="00DC3DB6">
        <w:rPr>
          <w:color w:val="000000"/>
        </w:rPr>
        <w:t xml:space="preserve">(0.17), the highest-betweenness gene in the subgraph, and the GLP-1 incretin pathway nodes, including the bile-acid-sensing nuclear receptor </w:t>
      </w:r>
      <w:r w:rsidRPr="00DC3DB6">
        <w:rPr>
          <w:i/>
          <w:iCs/>
          <w:color w:val="000000"/>
        </w:rPr>
        <w:t>NR1H4</w:t>
      </w:r>
      <w:r w:rsidRPr="00DC3DB6">
        <w:rPr>
          <w:color w:val="000000"/>
        </w:rPr>
        <w:t xml:space="preserve"> (FXR), </w:t>
      </w:r>
      <w:r w:rsidRPr="00DC3DB6">
        <w:rPr>
          <w:i/>
          <w:iCs/>
          <w:color w:val="000000"/>
        </w:rPr>
        <w:t>CYP7A1</w:t>
      </w:r>
      <w:r w:rsidRPr="00DC3DB6">
        <w:rPr>
          <w:color w:val="000000"/>
        </w:rPr>
        <w:t xml:space="preserve">, </w:t>
      </w:r>
      <w:r w:rsidRPr="00DC3DB6">
        <w:rPr>
          <w:i/>
          <w:iCs/>
          <w:color w:val="000000"/>
        </w:rPr>
        <w:t>FGF19</w:t>
      </w:r>
      <w:r w:rsidRPr="00DC3DB6">
        <w:rPr>
          <w:color w:val="000000"/>
        </w:rPr>
        <w:t xml:space="preserve">, and </w:t>
      </w:r>
      <w:r w:rsidRPr="00DC3DB6">
        <w:rPr>
          <w:i/>
          <w:iCs/>
          <w:color w:val="000000"/>
        </w:rPr>
        <w:t>GLP1R</w:t>
      </w:r>
      <w:r w:rsidRPr="00DC3DB6">
        <w:rPr>
          <w:color w:val="000000"/>
        </w:rPr>
        <w:t xml:space="preserve">. The second was anchored on L-kynurenine (0.17) and recovered the hepatic rate-limiting enzyme </w:t>
      </w:r>
      <w:r w:rsidR="00A21A93">
        <w:rPr>
          <w:color w:val="000000"/>
        </w:rPr>
        <w:t>tryptophan 2,3-dioxygenase (</w:t>
      </w:r>
      <w:r w:rsidRPr="00DC3DB6">
        <w:rPr>
          <w:i/>
          <w:iCs/>
          <w:color w:val="000000"/>
        </w:rPr>
        <w:t>TDO2</w:t>
      </w:r>
      <w:r w:rsidR="00A21A93">
        <w:rPr>
          <w:color w:val="000000"/>
        </w:rPr>
        <w:t xml:space="preserve">, </w:t>
      </w:r>
      <w:r w:rsidRPr="00DC3DB6">
        <w:rPr>
          <w:color w:val="000000"/>
        </w:rPr>
        <w:t xml:space="preserve">0.12) together with </w:t>
      </w:r>
      <w:r w:rsidR="00A21A93">
        <w:rPr>
          <w:color w:val="000000"/>
        </w:rPr>
        <w:t>kynureninase (</w:t>
      </w:r>
      <w:r w:rsidRPr="00DC3DB6">
        <w:rPr>
          <w:i/>
          <w:iCs/>
          <w:color w:val="000000"/>
        </w:rPr>
        <w:t>KYNU</w:t>
      </w:r>
      <w:r w:rsidR="00A21A93">
        <w:rPr>
          <w:color w:val="000000"/>
        </w:rPr>
        <w:t>)</w:t>
      </w:r>
      <w:r w:rsidRPr="00DC3DB6">
        <w:rPr>
          <w:color w:val="000000"/>
        </w:rPr>
        <w:t xml:space="preserve">, </w:t>
      </w:r>
      <w:r w:rsidR="00A21A93">
        <w:rPr>
          <w:color w:val="000000"/>
        </w:rPr>
        <w:t xml:space="preserve">kynurenine aminotransferase 3 </w:t>
      </w:r>
      <w:r w:rsidR="00A21A93">
        <w:rPr>
          <w:color w:val="000000"/>
        </w:rPr>
        <w:lastRenderedPageBreak/>
        <w:t>(</w:t>
      </w:r>
      <w:r w:rsidRPr="00DC3DB6">
        <w:rPr>
          <w:i/>
          <w:iCs/>
          <w:color w:val="000000"/>
        </w:rPr>
        <w:t>KYAT3</w:t>
      </w:r>
      <w:r w:rsidR="00A21A93">
        <w:rPr>
          <w:color w:val="000000"/>
        </w:rPr>
        <w:t>)</w:t>
      </w:r>
      <w:r w:rsidRPr="00DC3DB6">
        <w:rPr>
          <w:color w:val="000000"/>
        </w:rPr>
        <w:t xml:space="preserve">, and </w:t>
      </w:r>
      <w:r w:rsidR="00A21A93">
        <w:rPr>
          <w:color w:val="000000"/>
        </w:rPr>
        <w:t>glutamic-oxaloacetic transaminase 2 (</w:t>
      </w:r>
      <w:r w:rsidRPr="00DC3DB6">
        <w:rPr>
          <w:i/>
          <w:iCs/>
          <w:color w:val="000000"/>
        </w:rPr>
        <w:t>GOT2</w:t>
      </w:r>
      <w:r w:rsidR="00A21A93">
        <w:rPr>
          <w:color w:val="000000"/>
        </w:rPr>
        <w:t>)</w:t>
      </w:r>
      <w:r w:rsidRPr="00DC3DB6">
        <w:rPr>
          <w:color w:val="000000"/>
        </w:rPr>
        <w:t xml:space="preserve">, and the tryptophan/kynurenine pathway nodes. The third linked malonic acid (0.27) and β-aminoisobutyric acid (BAIBA) to </w:t>
      </w:r>
      <w:r w:rsidR="00A21A93">
        <w:rPr>
          <w:color w:val="000000"/>
        </w:rPr>
        <w:t xml:space="preserve">key peroxisome proliferator activated receptors, </w:t>
      </w:r>
      <w:r w:rsidR="00DD0B45" w:rsidRPr="00571D2D">
        <w:rPr>
          <w:i/>
          <w:iCs/>
          <w:color w:val="000000"/>
        </w:rPr>
        <w:t>PPARA</w:t>
      </w:r>
      <w:r w:rsidR="00DD0B45">
        <w:rPr>
          <w:color w:val="000000"/>
        </w:rPr>
        <w:t xml:space="preserve"> </w:t>
      </w:r>
      <w:r w:rsidRPr="00DC3DB6">
        <w:rPr>
          <w:color w:val="000000"/>
        </w:rPr>
        <w:t xml:space="preserve">and </w:t>
      </w:r>
      <w:r w:rsidR="00DD0B45" w:rsidRPr="00571D2D">
        <w:rPr>
          <w:i/>
          <w:iCs/>
          <w:color w:val="000000"/>
        </w:rPr>
        <w:t>PPARG</w:t>
      </w:r>
      <w:r w:rsidRPr="00DC3DB6">
        <w:rPr>
          <w:color w:val="000000"/>
        </w:rPr>
        <w:t xml:space="preserve"> (betweenness 0.10 and 0.13, respectively), </w:t>
      </w:r>
      <w:r w:rsidR="00A21A93">
        <w:rPr>
          <w:color w:val="000000"/>
        </w:rPr>
        <w:t>carnitine palmitoyltransferase 1A (</w:t>
      </w:r>
      <w:r w:rsidRPr="00DC3DB6">
        <w:rPr>
          <w:i/>
          <w:iCs/>
          <w:color w:val="000000"/>
        </w:rPr>
        <w:t>CPT1A</w:t>
      </w:r>
      <w:r w:rsidR="00A21A93">
        <w:rPr>
          <w:color w:val="000000"/>
        </w:rPr>
        <w:t>)–proteins involved in fatty acid oxidation–</w:t>
      </w:r>
      <w:r w:rsidRPr="00DC3DB6">
        <w:rPr>
          <w:color w:val="000000"/>
        </w:rPr>
        <w:t xml:space="preserve">and fatty acid oxidation. The fourth module centered on </w:t>
      </w:r>
      <w:r w:rsidRPr="00DC3DB6">
        <w:rPr>
          <w:i/>
          <w:iCs/>
          <w:color w:val="000000"/>
        </w:rPr>
        <w:t>NOS3</w:t>
      </w:r>
      <w:r w:rsidRPr="00DC3DB6">
        <w:rPr>
          <w:color w:val="000000"/>
        </w:rPr>
        <w:t>, encoding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p>
    <w:p w14:paraId="00000026" w14:textId="77777777" w:rsidR="00892E85" w:rsidRPr="00571D2D" w:rsidRDefault="00892E85">
      <w:pPr>
        <w:pStyle w:val="Heading3"/>
      </w:pPr>
    </w:p>
    <w:p w14:paraId="00000027" w14:textId="77777777" w:rsidR="00892E85" w:rsidRPr="00571D2D" w:rsidRDefault="007D4EA7">
      <w:pPr>
        <w:pStyle w:val="Heading3"/>
        <w:rPr>
          <w:b/>
          <w:bCs/>
        </w:rPr>
      </w:pPr>
      <w:r w:rsidRPr="00967BDA">
        <w:rPr>
          <w:b/>
          <w:bCs/>
          <w:color w:val="auto"/>
          <w:sz w:val="24"/>
          <w:szCs w:val="24"/>
        </w:rPr>
        <w:t>Genetic architecture of MetRS and constituent metabolites</w:t>
      </w:r>
    </w:p>
    <w:p w14:paraId="4A063793" w14:textId="118151DD" w:rsidR="00667CA0" w:rsidRDefault="007D4EA7" w:rsidP="00BB4FDD">
      <w:pPr>
        <w:spacing w:before="280" w:after="280" w:line="480" w:lineRule="auto"/>
      </w:pPr>
      <w:r w:rsidRPr="00571D2D">
        <w:t>To investigate whether common genetic variation influences the MetRS and its components, w</w:t>
      </w:r>
      <w:r w:rsidR="003C6E2E" w:rsidRPr="00571D2D">
        <w:t>e</w:t>
      </w:r>
      <w:r w:rsidRPr="00571D2D">
        <w:t xml:space="preserve"> performed genome-wide association studies (GWAS) in the Framingham Heart Study (FHS) Offspring cohort (Supplemental Fig. 7</w:t>
      </w:r>
      <w:r w:rsidR="00CA0D2C" w:rsidRPr="00571D2D">
        <w:t>a</w:t>
      </w:r>
      <w:r w:rsidRPr="00571D2D">
        <w:t xml:space="preserve">). </w:t>
      </w:r>
      <w:r w:rsidR="00BB4FDD">
        <w:t xml:space="preserve">The MetRS and five constituent metabolites (glucuronate, hippurate, kynurenine, BAIBA, and N-carbamoyl-β-alanine) were each associated with genome-wide significant loci (p &lt; 5×10⁻⁸, Supplemental Fig. 7b). At the </w:t>
      </w:r>
      <w:r w:rsidR="00BB4FDD">
        <w:rPr>
          <w:i/>
          <w:iCs/>
        </w:rPr>
        <w:t>AGXT2</w:t>
      </w:r>
      <w:r w:rsidR="00BB4FDD">
        <w:t xml:space="preserve"> locus on chromosome 5p13, multiple independent signals were identified through conditional analysis. Variant rs13174300 was associated with both the composite MetRS and BAIBA and remained significant after conditioning on three nearby BAIBA-associated variants, indicating an independent contribution to the composite score. Three additional </w:t>
      </w:r>
      <w:r w:rsidR="00BB4FDD">
        <w:rPr>
          <w:i/>
          <w:iCs/>
        </w:rPr>
        <w:t>AGXT2</w:t>
      </w:r>
      <w:r w:rsidR="00BB4FDD">
        <w:t xml:space="preserve"> variants, rs37376, </w:t>
      </w:r>
      <w:r w:rsidR="00BB4FDD">
        <w:lastRenderedPageBreak/>
        <w:t>rs163910, and rs11749934, were each independently associated with BAIBA (all pairwise R² &lt; 0.2; Supplemental Fig. 7</w:t>
      </w:r>
      <w:r w:rsidR="000A293E">
        <w:t xml:space="preserve"> </w:t>
      </w:r>
      <w:r w:rsidR="00BB4FDD">
        <w:t xml:space="preserve">c-e), identified through sequential conditional analysis in which each variant retained genome-wide significance after adjusting for the others. The presence of at least four independent signals at this locus is consistent with the polygenic architecture previously described for </w:t>
      </w:r>
      <w:r w:rsidR="00BB4FDD">
        <w:rPr>
          <w:i/>
          <w:iCs/>
        </w:rPr>
        <w:t>AGXT2</w:t>
      </w:r>
      <w:r w:rsidR="00BB4FDD">
        <w:t>, where multiple functional variants (e.g., rs37369/V140I, rs16899974/V498L) independently affect enzyme activity and BAIBA metabolism.</w:t>
      </w:r>
      <w:r w:rsidR="00667CA0">
        <w:t xml:space="preserve"> </w:t>
      </w:r>
    </w:p>
    <w:p w14:paraId="00000028" w14:textId="17CC9B95" w:rsidR="00892E85" w:rsidRPr="00571D2D" w:rsidRDefault="00BB4FDD" w:rsidP="00BB4FDD">
      <w:pPr>
        <w:spacing w:before="280" w:after="280" w:line="480" w:lineRule="auto"/>
      </w:pPr>
      <w:r>
        <w:t xml:space="preserve">rs13174300 (chr5:35,002,146; GRCh38) is an intronic variant with an alternate-allele frequency of ~39% in Non-Finnish Europeans and substantially lower frequencies in African (~17%) and East Asian (~12%) ancestry groups (gnomAD v4). Its persistence as an independent MetRS signal after conditioning on the BAIBA-associated variants suggests it may influence other MetRS component metabolites or act through regulatory mechanisms distinct from the known missense variants.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as overt disease risk in a general population. </w:t>
      </w:r>
      <w:r w:rsidRPr="00571D2D">
        <w:t xml:space="preserve">These findings underscore the polygenic nature of </w:t>
      </w:r>
      <w:r w:rsidRPr="00571D2D">
        <w:rPr>
          <w:i/>
          <w:iCs/>
        </w:rPr>
        <w:t>AGXT2</w:t>
      </w:r>
      <w:r w:rsidRPr="00571D2D">
        <w:t xml:space="preserve"> and raise the possibility that rs13174300 may act through pathways beyond BAIBA.</w:t>
      </w:r>
    </w:p>
    <w:p w14:paraId="00000029" w14:textId="545FD266" w:rsidR="00892E85" w:rsidRPr="00571D2D" w:rsidRDefault="007D4EA7">
      <w:pPr>
        <w:spacing w:before="280" w:after="280" w:line="480" w:lineRule="auto"/>
      </w:pPr>
      <w:r w:rsidRPr="00571D2D">
        <w:t xml:space="preserve">Additional genome-wide significant loci were identified for individual metabolites, including rs9594030 near </w:t>
      </w:r>
      <w:r w:rsidRPr="00571D2D">
        <w:rPr>
          <w:i/>
          <w:iCs/>
        </w:rPr>
        <w:t>LINC00351</w:t>
      </w:r>
      <w:r w:rsidRPr="00571D2D">
        <w:t xml:space="preserve"> (glucuronate), rs9926829 in </w:t>
      </w:r>
      <w:r w:rsidRPr="00571D2D">
        <w:rPr>
          <w:i/>
          <w:iCs/>
        </w:rPr>
        <w:t xml:space="preserve">SLC7A5 </w:t>
      </w:r>
      <w:r w:rsidRPr="00571D2D">
        <w:t>(kynurenine), rs117638208 (intergenic; hippurate), and rs182678014 (</w:t>
      </w:r>
      <w:r w:rsidRPr="00571D2D">
        <w:rPr>
          <w:i/>
          <w:iCs/>
        </w:rPr>
        <w:t>N</w:t>
      </w:r>
      <w:r w:rsidRPr="00571D2D">
        <w:t xml:space="preserve">-carbamoyl-β-alanine). Notably, the association </w:t>
      </w:r>
      <w:r w:rsidRPr="00571D2D">
        <w:lastRenderedPageBreak/>
        <w:t xml:space="preserve">between </w:t>
      </w:r>
      <w:r w:rsidRPr="00571D2D">
        <w:rPr>
          <w:i/>
          <w:iCs/>
        </w:rPr>
        <w:t>SLC7A5</w:t>
      </w:r>
      <w:r w:rsidRPr="00571D2D">
        <w:t xml:space="preserve"> and kynurenine has been previously reported in metabolite-QTL studies</w:t>
      </w:r>
      <w:r w:rsidRPr="00571D2D">
        <w:rPr>
          <w:vertAlign w:val="superscript"/>
        </w:rPr>
        <w:t>34,35</w:t>
      </w:r>
      <w:r w:rsidRPr="00571D2D">
        <w:t>, whereas the other loci appear to be novel, representing independent genetic signals not previously reported (Fig. 4</w:t>
      </w:r>
      <w:r w:rsidR="005A73F6">
        <w:rPr>
          <w:rFonts w:hint="eastAsia"/>
        </w:rPr>
        <w:t xml:space="preserve"> </w:t>
      </w:r>
      <w:r w:rsidRPr="00571D2D">
        <w:t xml:space="preserve">d-g). Collectively, these associations highlight a broader network of enzymatic and transporter genes in the regulation of metabolic traits that may influence long-term outcomes following bariatric surgery. </w:t>
      </w:r>
    </w:p>
    <w:p w14:paraId="0000002A" w14:textId="77777777" w:rsidR="00892E85" w:rsidRPr="00521B82" w:rsidRDefault="007D4EA7">
      <w:pPr>
        <w:spacing w:before="280" w:after="280" w:line="480" w:lineRule="auto"/>
        <w:rPr>
          <w:b/>
          <w:bCs/>
          <w:sz w:val="27"/>
          <w:szCs w:val="27"/>
        </w:rPr>
      </w:pPr>
      <w:r w:rsidRPr="00521B82">
        <w:rPr>
          <w:b/>
          <w:bCs/>
          <w:sz w:val="27"/>
          <w:szCs w:val="27"/>
        </w:rPr>
        <w:t>Discussion</w:t>
      </w:r>
    </w:p>
    <w:p w14:paraId="0000002B" w14:textId="77777777" w:rsidR="00892E85" w:rsidRPr="00571D2D" w:rsidRDefault="007D4EA7">
      <w:pPr>
        <w:spacing w:before="280" w:after="280" w:line="480" w:lineRule="auto"/>
      </w:pPr>
      <w:r w:rsidRPr="00571D2D">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0000002C" w14:textId="470EA0D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metabolic risk score (MetRS) derived to predict long-term weight regain after RYGB, mapped through </w:t>
      </w:r>
      <w:r w:rsidR="00AC0D57" w:rsidRPr="00571D2D">
        <w:rPr>
          <w:color w:val="000000"/>
        </w:rPr>
        <w:t xml:space="preserve">an </w:t>
      </w:r>
      <w:r w:rsidRPr="00571D2D">
        <w:rPr>
          <w:color w:val="000000"/>
        </w:rPr>
        <w:t xml:space="preserve">unbiased graph traversal onto obesity, type 2 diabetes mellitus, and steatotic liver disease as its principal disease bridges, with MASLD and MASH also represented among </w:t>
      </w:r>
      <w:r w:rsidRPr="00571D2D">
        <w:rPr>
          <w:color w:val="000000"/>
        </w:rPr>
        <w:lastRenderedPageBreak/>
        <w:t>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p>
    <w:p w14:paraId="0000002D" w14:textId="77777777" w:rsidR="00892E85" w:rsidRPr="00571D2D" w:rsidRDefault="00892E85">
      <w:pPr>
        <w:pBdr>
          <w:top w:val="nil"/>
          <w:left w:val="nil"/>
          <w:bottom w:val="nil"/>
          <w:right w:val="nil"/>
          <w:between w:val="nil"/>
        </w:pBdr>
        <w:spacing w:line="480" w:lineRule="auto"/>
        <w:rPr>
          <w:color w:val="000000"/>
        </w:rPr>
      </w:pPr>
    </w:p>
    <w:p w14:paraId="0000002E" w14:textId="56813182" w:rsidR="00892E85" w:rsidRPr="00571D2D" w:rsidRDefault="007D4EA7">
      <w:pPr>
        <w:pBdr>
          <w:top w:val="nil"/>
          <w:left w:val="nil"/>
          <w:bottom w:val="nil"/>
          <w:right w:val="nil"/>
          <w:between w:val="nil"/>
        </w:pBdr>
        <w:spacing w:line="480" w:lineRule="auto"/>
        <w:rPr>
          <w:color w:val="000000"/>
        </w:rPr>
      </w:pPr>
      <w:r w:rsidRPr="00571D2D">
        <w:rPr>
          <w:color w:val="000000"/>
        </w:rPr>
        <w:t>Among the enriched modules, the bile acid/GLP-1 axis has the most direct translational implications. After Roux-en-Y reconstruction, bile acids reaching the distal ileum activate farnesoid X receptor (FXR) and Takeda G protein coupled receptor (TGR5) on enteroendocrine L-cells and amplify the postprandial GLP-1 response that accounts for much of the non-caloric metabolic benefit of the surgery</w:t>
      </w:r>
      <w:r w:rsidRPr="00571D2D">
        <w:rPr>
          <w:color w:val="000000"/>
          <w:highlight w:val="yellow"/>
          <w:vertAlign w:val="superscript"/>
        </w:rPr>
        <w:t>36,37</w:t>
      </w:r>
      <w:r w:rsidRPr="00571D2D">
        <w:rPr>
          <w:color w:val="000000"/>
        </w:rPr>
        <w:t>. In our network</w:t>
      </w:r>
      <w:r w:rsidR="00AC0D57" w:rsidRPr="00571D2D">
        <w:rPr>
          <w:color w:val="000000"/>
        </w:rPr>
        <w:t xml:space="preserve"> analysis</w:t>
      </w:r>
      <w:r w:rsidRPr="00571D2D">
        <w:rPr>
          <w:color w:val="000000"/>
        </w:rPr>
        <w:t xml:space="preserve">, D-glucuronic acid, the sugar donor for UDP-glucuronosyltransferase-mediated bile-acid conjugation, connected directly to </w:t>
      </w:r>
      <w:r w:rsidRPr="00571D2D">
        <w:rPr>
          <w:i/>
          <w:iCs/>
          <w:color w:val="000000"/>
        </w:rPr>
        <w:t>GCG</w:t>
      </w:r>
      <w:r w:rsidRPr="00571D2D">
        <w:rPr>
          <w:color w:val="000000"/>
        </w:rPr>
        <w:t>, the proglucagon gene</w:t>
      </w:r>
      <w:r w:rsidR="00521B82">
        <w:rPr>
          <w:color w:val="000000"/>
        </w:rPr>
        <w:t xml:space="preserve">, which is processed into multiple distinct bioactive peptide hormones including </w:t>
      </w:r>
      <w:r w:rsidRPr="00571D2D">
        <w:rPr>
          <w:color w:val="000000"/>
        </w:rPr>
        <w:t xml:space="preserve">GLP-1, </w:t>
      </w:r>
      <w:r w:rsidRPr="00571D2D">
        <w:rPr>
          <w:i/>
          <w:iCs/>
          <w:color w:val="000000"/>
        </w:rPr>
        <w:t>GLP1R</w:t>
      </w:r>
      <w:r w:rsidRPr="00571D2D">
        <w:rPr>
          <w:color w:val="000000"/>
        </w:rPr>
        <w:t xml:space="preserve">, </w:t>
      </w:r>
      <w:r w:rsidRPr="00571D2D">
        <w:rPr>
          <w:i/>
          <w:iCs/>
          <w:color w:val="000000"/>
        </w:rPr>
        <w:t>NR1H4</w:t>
      </w:r>
      <w:r w:rsidRPr="00571D2D">
        <w:rPr>
          <w:color w:val="000000"/>
        </w:rPr>
        <w:t xml:space="preserve"> (FXR), </w:t>
      </w:r>
      <w:r w:rsidRPr="00571D2D">
        <w:rPr>
          <w:i/>
          <w:iCs/>
          <w:color w:val="000000"/>
        </w:rPr>
        <w:t>CYP7A1</w:t>
      </w:r>
      <w:r w:rsidRPr="00571D2D">
        <w:rPr>
          <w:color w:val="000000"/>
        </w:rPr>
        <w:t xml:space="preserve">, and </w:t>
      </w:r>
      <w:r w:rsidRPr="00571D2D">
        <w:rPr>
          <w:i/>
          <w:iCs/>
          <w:color w:val="000000"/>
        </w:rPr>
        <w:t>FGF19</w:t>
      </w:r>
      <w:r w:rsidRPr="00571D2D">
        <w:rPr>
          <w:color w:val="000000"/>
        </w:rPr>
        <w:t>, recapitulating this circuit. FXR activation is increasingly recognized as a key mechanism by which bariatric surgery improves metabolic dysfunction beyond caloric restriction</w:t>
      </w:r>
      <w:r w:rsidRPr="00571D2D">
        <w:rPr>
          <w:color w:val="000000"/>
          <w:highlight w:val="yellow"/>
          <w:vertAlign w:val="superscript"/>
        </w:rPr>
        <w:t>37</w:t>
      </w:r>
      <w:r w:rsidRPr="00571D2D">
        <w:rPr>
          <w:color w:val="000000"/>
        </w:rPr>
        <w:t>, and steatotic liver disease, which frequently co-occurs with obesity, predicts poor surgical response. Clinical data support</w:t>
      </w:r>
      <w:r w:rsidR="00AC0D57" w:rsidRPr="00571D2D">
        <w:rPr>
          <w:color w:val="000000"/>
        </w:rPr>
        <w:t>s</w:t>
      </w:r>
      <w:r w:rsidRPr="00571D2D">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0000002F" w14:textId="77777777" w:rsidR="00892E85" w:rsidRPr="00571D2D" w:rsidRDefault="00892E85">
      <w:pPr>
        <w:pBdr>
          <w:top w:val="nil"/>
          <w:left w:val="nil"/>
          <w:bottom w:val="nil"/>
          <w:right w:val="nil"/>
          <w:between w:val="nil"/>
        </w:pBdr>
        <w:spacing w:line="480" w:lineRule="auto"/>
        <w:rPr>
          <w:color w:val="000000"/>
        </w:rPr>
      </w:pPr>
    </w:p>
    <w:p w14:paraId="03880792" w14:textId="35553ADE" w:rsidR="004C0D67" w:rsidRPr="00571D2D" w:rsidRDefault="007D4EA7" w:rsidP="004C0D67">
      <w:pPr>
        <w:spacing w:before="280" w:after="280" w:line="480" w:lineRule="auto"/>
      </w:pPr>
      <w:r w:rsidRPr="00571D2D">
        <w:rPr>
          <w:color w:val="000000"/>
        </w:rPr>
        <w:t xml:space="preserve">The kynurenine/tryptophan inflammation axis is likewise well supported. </w:t>
      </w:r>
      <w:commentRangeStart w:id="9"/>
      <w:r w:rsidRPr="00DD0B45">
        <w:rPr>
          <w:i/>
          <w:iCs/>
          <w:color w:val="000000"/>
        </w:rPr>
        <w:t>TDO2</w:t>
      </w:r>
      <w:r w:rsidRPr="00DD0B45">
        <w:rPr>
          <w:color w:val="000000"/>
        </w:rPr>
        <w:t>-driven tryptophan catabolism</w:t>
      </w:r>
      <w:commentRangeEnd w:id="9"/>
      <w:r w:rsidR="004C0D67" w:rsidRPr="00571D2D">
        <w:rPr>
          <w:rStyle w:val="CommentReference"/>
          <w:color w:val="000000"/>
          <w:sz w:val="24"/>
          <w:szCs w:val="24"/>
        </w:rPr>
        <w:commentReference w:id="9"/>
      </w:r>
      <w:r w:rsidRPr="00571D2D">
        <w:rPr>
          <w:color w:val="000000"/>
        </w:rPr>
        <w:t xml:space="preserve"> is induced by adipose-tissue macrophage inflammation, and its circulating output tracks body-mass index and insulin resistance across human cohorts</w:t>
      </w:r>
      <w:r w:rsidRPr="00571D2D">
        <w:rPr>
          <w:color w:val="000000"/>
          <w:highlight w:val="yellow"/>
          <w:vertAlign w:val="superscript"/>
        </w:rPr>
        <w:t>38,39</w:t>
      </w:r>
      <w:r w:rsidRPr="00571D2D">
        <w:rPr>
          <w:color w:val="000000"/>
        </w:rPr>
        <w:t>. Kynurenine</w:t>
      </w:r>
      <w:r w:rsidR="004C0D67">
        <w:rPr>
          <w:color w:val="000000"/>
        </w:rPr>
        <w:t xml:space="preserve">, </w:t>
      </w:r>
      <w:r w:rsidR="004C0D67" w:rsidRPr="00571D2D">
        <w:t>a tryptophan-derived metabolite linked to inflammation and appetite regulation via aryl hydrocarbon receptor signaling</w:t>
      </w:r>
      <w:r w:rsidR="004C0D67" w:rsidRPr="00571D2D">
        <w:rPr>
          <w:vertAlign w:val="superscript"/>
        </w:rPr>
        <w:t>62</w:t>
      </w:r>
      <w:r w:rsidR="004C0D67">
        <w:rPr>
          <w:color w:val="000000"/>
        </w:rPr>
        <w:t xml:space="preserve">, </w:t>
      </w:r>
      <w:r w:rsidRPr="00571D2D">
        <w:rPr>
          <w:color w:val="000000"/>
        </w:rPr>
        <w:t xml:space="preserve">was the most stably selected metabolite across bootstrap iterations in our discovery cohort, and the GWAS identification of </w:t>
      </w:r>
      <w:r w:rsidRPr="00571D2D">
        <w:rPr>
          <w:i/>
          <w:iCs/>
          <w:color w:val="000000"/>
        </w:rPr>
        <w:t>SLC7A5</w:t>
      </w:r>
      <w:r w:rsidRPr="00571D2D">
        <w:rPr>
          <w:color w:val="000000"/>
        </w:rPr>
        <w:t>, the large neutral amino acid transporter responsible for kynurenine uptake across the blood-brain barrier, provides genetic support for this pathway</w:t>
      </w:r>
      <w:r w:rsidRPr="00571D2D">
        <w:rPr>
          <w:color w:val="000000"/>
          <w:vertAlign w:val="superscript"/>
        </w:rPr>
        <w:t>34,35</w:t>
      </w:r>
      <w:r w:rsidRPr="00571D2D">
        <w:rPr>
          <w:color w:val="000000"/>
        </w:rPr>
        <w:t xml:space="preserve">. The fatty acid oxidation/adipokine module, anchored on malonic acid, BAIBA, and the </w:t>
      </w:r>
      <w:r w:rsidRPr="00571D2D">
        <w:rPr>
          <w:i/>
          <w:iCs/>
          <w:color w:val="000000"/>
        </w:rPr>
        <w:t>PPARA</w:t>
      </w:r>
      <w:r w:rsidRPr="00571D2D">
        <w:rPr>
          <w:color w:val="000000"/>
        </w:rPr>
        <w:t>/</w:t>
      </w:r>
      <w:r w:rsidRPr="00571D2D">
        <w:rPr>
          <w:i/>
          <w:iCs/>
          <w:color w:val="000000"/>
        </w:rPr>
        <w:t>PPARG</w:t>
      </w:r>
      <w:r w:rsidRPr="00571D2D">
        <w:rPr>
          <w:color w:val="000000"/>
        </w:rPr>
        <w:t xml:space="preserve"> pair</w:t>
      </w:r>
      <w:commentRangeStart w:id="10"/>
      <w:commentRangeEnd w:id="10"/>
      <w:r w:rsidR="004C0D67" w:rsidRPr="00571D2D">
        <w:rPr>
          <w:rStyle w:val="CommentReference"/>
          <w:color w:val="000000"/>
          <w:sz w:val="24"/>
          <w:szCs w:val="24"/>
        </w:rPr>
        <w:commentReference w:id="10"/>
      </w:r>
      <w:r w:rsidRPr="00571D2D">
        <w:rPr>
          <w:color w:val="000000"/>
        </w:rPr>
        <w:t xml:space="preserve">, reflects the established role of BAIBA as an exercise-induced, PGC-1α-dependent myokine that amplifies </w:t>
      </w:r>
      <w:r w:rsidRPr="00571D2D">
        <w:rPr>
          <w:i/>
          <w:iCs/>
          <w:color w:val="000000"/>
        </w:rPr>
        <w:t>PPARA</w:t>
      </w:r>
      <w:r w:rsidRPr="00571D2D">
        <w:rPr>
          <w:color w:val="000000"/>
        </w:rPr>
        <w:t>-mediated signaling to drive white-adipose browning and hepatic β-oxidation</w:t>
      </w:r>
      <w:r w:rsidRPr="00571D2D">
        <w:rPr>
          <w:color w:val="000000"/>
          <w:vertAlign w:val="superscript"/>
        </w:rPr>
        <w:t>40</w:t>
      </w:r>
      <w:r w:rsidRPr="00571D2D">
        <w:rPr>
          <w:color w:val="000000"/>
        </w:rPr>
        <w:t xml:space="preserve">. </w:t>
      </w:r>
    </w:p>
    <w:p w14:paraId="00000030" w14:textId="14972B82" w:rsidR="00892E85" w:rsidRPr="00571D2D" w:rsidRDefault="007D4EA7">
      <w:pPr>
        <w:pBdr>
          <w:top w:val="nil"/>
          <w:left w:val="nil"/>
          <w:bottom w:val="nil"/>
          <w:right w:val="nil"/>
          <w:between w:val="nil"/>
        </w:pBdr>
        <w:spacing w:line="480" w:lineRule="auto"/>
        <w:rPr>
          <w:color w:val="000000"/>
        </w:rPr>
      </w:pPr>
      <w:r w:rsidRPr="00571D2D">
        <w:rPr>
          <w:color w:val="000000"/>
        </w:rPr>
        <w:t>This module is consistent with known post-RYGB shifts in lipid</w:t>
      </w:r>
      <w:r w:rsidRPr="00571D2D">
        <w:rPr>
          <w:color w:val="000000"/>
          <w:highlight w:val="yellow"/>
          <w:vertAlign w:val="superscript"/>
        </w:rPr>
        <w:t>41-43</w:t>
      </w:r>
      <w:r w:rsidRPr="00571D2D">
        <w:rPr>
          <w:color w:val="000000"/>
        </w:rPr>
        <w:t>, and BCAA metabolism</w:t>
      </w:r>
      <w:r w:rsidRPr="00571D2D">
        <w:rPr>
          <w:color w:val="000000"/>
          <w:vertAlign w:val="superscript"/>
        </w:rPr>
        <w:t>22,23</w:t>
      </w:r>
      <w:r w:rsidRPr="00571D2D">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sidRPr="00571D2D">
        <w:rPr>
          <w:i/>
          <w:iCs/>
          <w:color w:val="000000"/>
        </w:rPr>
        <w:t>NOS3</w:t>
      </w:r>
      <w:r w:rsidRPr="00571D2D">
        <w:rPr>
          <w:color w:val="000000"/>
        </w:rPr>
        <w:t xml:space="preserve"> and nitric oxide biosynthesis. Low circulating homoarginine, an endogenous NOS substrate, is an independent risk marker for cardiovascular and renal mortality across multiple cohorts</w:t>
      </w:r>
      <w:r w:rsidRPr="00571D2D">
        <w:rPr>
          <w:color w:val="000000"/>
          <w:highlight w:val="yellow"/>
          <w:vertAlign w:val="superscript"/>
        </w:rPr>
        <w:t>44</w:t>
      </w:r>
      <w:r w:rsidRPr="00571D2D">
        <w:rPr>
          <w:color w:val="000000"/>
        </w:rPr>
        <w:t>, and its presence in this module points to endothelial dysfunction as a component of the weight-regain phenotype.</w:t>
      </w:r>
    </w:p>
    <w:p w14:paraId="00000031" w14:textId="77777777" w:rsidR="00892E85" w:rsidRPr="00571D2D" w:rsidRDefault="00892E85"/>
    <w:p w14:paraId="00000032" w14:textId="77777777" w:rsidR="00892E85" w:rsidRPr="00571D2D" w:rsidRDefault="007D4EA7">
      <w:pPr>
        <w:spacing w:before="280" w:after="280" w:line="480" w:lineRule="auto"/>
      </w:pPr>
      <w:r w:rsidRPr="00571D2D">
        <w:lastRenderedPageBreak/>
        <w:t>Beyond these network-level findings, several individual MetRS metabolites merit brief mention. Glucuronate, which is involved in hepatic conjugation and bile acid turnover</w:t>
      </w:r>
      <w:r w:rsidRPr="00571D2D">
        <w:rPr>
          <w:vertAlign w:val="superscript"/>
        </w:rPr>
        <w:t>45,46</w:t>
      </w:r>
      <w:r w:rsidRPr="00571D2D">
        <w:t>, was lower in weight regain group, raising the possibility that preoperative glucuronate may serve as a readily measurable proxy for the bile acid- GLP-1 axis</w:t>
      </w:r>
      <w:r w:rsidRPr="00571D2D">
        <w:rPr>
          <w:vertAlign w:val="superscript"/>
        </w:rPr>
        <w:t>47,48</w:t>
      </w:r>
      <w:r w:rsidRPr="00571D2D">
        <w:t>. 4-hydroxyhippuric acid, a gut microbiome -derived polyphenol metabolite, elevated among those with sustained weight loss, has been linked to higher fruit and vegetable intake and improved metabolic profile</w:t>
      </w:r>
      <w:r w:rsidRPr="00571D2D">
        <w:rPr>
          <w:vertAlign w:val="superscript"/>
        </w:rPr>
        <w:t>49,50</w:t>
      </w:r>
      <w:r w:rsidRPr="00571D2D">
        <w:t>, consistent with published observations linking post-RYGB microbiome remodeling to favorable outcomes</w:t>
      </w:r>
      <w:r w:rsidRPr="00571D2D">
        <w:rPr>
          <w:highlight w:val="yellow"/>
          <w:vertAlign w:val="superscript"/>
        </w:rPr>
        <w:t>51,52</w:t>
      </w:r>
      <w:r w:rsidRPr="00571D2D">
        <w:t>. Hydroxyproline, a byproduct of collagen turnover</w:t>
      </w:r>
      <w:r w:rsidRPr="00571D2D">
        <w:rPr>
          <w:vertAlign w:val="superscript"/>
        </w:rPr>
        <w:t>53</w:t>
      </w:r>
      <w:r w:rsidRPr="00571D2D">
        <w:t>, along with nucleoside derivatives 1-methylguanosine</w:t>
      </w:r>
      <w:r w:rsidRPr="00571D2D">
        <w:rPr>
          <w:vertAlign w:val="superscript"/>
        </w:rPr>
        <w:t>54</w:t>
      </w:r>
      <w:r w:rsidRPr="00571D2D">
        <w:t xml:space="preserve"> and N-carbamoyl-β-alanine</w:t>
      </w:r>
      <w:r w:rsidRPr="00571D2D">
        <w:rPr>
          <w:vertAlign w:val="superscript"/>
        </w:rPr>
        <w:t>55</w:t>
      </w:r>
      <w:r w:rsidRPr="00571D2D">
        <w:t>, were enriched in individuals with sustained weight loss, suggesting preserved redox status and mitochondrial integrity. Lower preoperative levels of N-acetylserine, a serine pathway intermediate involved in one-carbon metabolism and antioxidant defense</w:t>
      </w:r>
      <w:r w:rsidRPr="00571D2D">
        <w:rPr>
          <w:vertAlign w:val="superscript"/>
        </w:rPr>
        <w:t>56</w:t>
      </w:r>
      <w:r w:rsidRPr="00571D2D">
        <w:t>, may reflect impaired serine-dependent metabolic flexibility. Given the role of serine in glucose regulation, insulin sensitivity</w:t>
      </w:r>
      <w:r w:rsidRPr="00571D2D">
        <w:rPr>
          <w:vertAlign w:val="superscript"/>
        </w:rPr>
        <w:t>57</w:t>
      </w:r>
      <w:r w:rsidRPr="00571D2D">
        <w:t>, and hypothalamic energy sensing</w:t>
      </w:r>
      <w:r w:rsidRPr="00571D2D">
        <w:rPr>
          <w:vertAlign w:val="superscript"/>
        </w:rPr>
        <w:t>58,59</w:t>
      </w:r>
      <w:r w:rsidRPr="00571D2D">
        <w:t>, diminished N-acetylserine may serve as a marker of systemic metabolic stress that predisposes individuals to weight regain following MBS.</w:t>
      </w:r>
    </w:p>
    <w:p w14:paraId="00000033" w14:textId="4E33CD59" w:rsidR="00892E85" w:rsidRPr="00571D2D" w:rsidRDefault="007D4EA7">
      <w:pPr>
        <w:spacing w:before="280" w:after="280" w:line="480" w:lineRule="auto"/>
      </w:pPr>
      <w:r w:rsidRPr="00571D2D">
        <w:t>Conversely, β-aminoisobutyric acid (BAIBA), a myokine-like molecule linked to fatty acid oxidation and insulin sensitivity</w:t>
      </w:r>
      <w:r w:rsidRPr="00571D2D">
        <w:rPr>
          <w:vertAlign w:val="superscript"/>
        </w:rPr>
        <w:t>40,60</w:t>
      </w:r>
      <w:r w:rsidRPr="00571D2D">
        <w:t xml:space="preserve">, 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w:t>
      </w:r>
      <w:r w:rsidRPr="00571D2D">
        <w:rPr>
          <w:i/>
          <w:iCs/>
        </w:rPr>
        <w:t>AGXT2</w:t>
      </w:r>
      <w:r w:rsidRPr="00571D2D">
        <w:t>, encoding the BAIBA-regulating enzyme</w:t>
      </w:r>
      <w:r w:rsidRPr="00571D2D">
        <w:rPr>
          <w:vertAlign w:val="superscript"/>
        </w:rPr>
        <w:t>61</w:t>
      </w:r>
      <w:r w:rsidRPr="00571D2D">
        <w:t xml:space="preserve">, were associated with both circulating BAIBA levels and the composite MetRS. The finding of multiple independent </w:t>
      </w:r>
      <w:r w:rsidRPr="00571D2D">
        <w:rPr>
          <w:i/>
          <w:iCs/>
        </w:rPr>
        <w:t>AGXT2</w:t>
      </w:r>
      <w:r w:rsidRPr="00571D2D">
        <w:t xml:space="preserve"> variants associated with BAIBA, distinct from the variant associated with the composite MetRS, suggests polygenic </w:t>
      </w:r>
      <w:r w:rsidRPr="00571D2D">
        <w:lastRenderedPageBreak/>
        <w:t>regulation at this locus and raises the possibility that the MetRS-association variant may act through pathways beyond BAIBA alone. Additional metabolites associated with weight regain included homoarginine, linked to nitric oxide metabolism</w:t>
      </w:r>
      <w:r w:rsidR="0002100B" w:rsidRPr="00571D2D">
        <w:rPr>
          <w:vertAlign w:val="superscript"/>
        </w:rPr>
        <w:t>63</w:t>
      </w:r>
      <w:r w:rsidR="0002100B" w:rsidRPr="00571D2D">
        <w:t>; and</w:t>
      </w:r>
      <w:r w:rsidRPr="00571D2D">
        <w:t xml:space="preserve"> malonate, a short-chain dicarboxylate that modulates hypothalamic nutrient sensing</w:t>
      </w:r>
      <w:r w:rsidRPr="00571D2D">
        <w:rPr>
          <w:vertAlign w:val="superscript"/>
        </w:rPr>
        <w:t>64</w:t>
      </w:r>
      <w:r w:rsidRPr="00571D2D">
        <w:t xml:space="preserve">. </w:t>
      </w:r>
    </w:p>
    <w:p w14:paraId="00000034" w14:textId="677B6FD3" w:rsidR="00892E85" w:rsidRPr="00571D2D" w:rsidRDefault="007D4EA7">
      <w:pPr>
        <w:spacing w:before="280" w:after="280" w:line="480" w:lineRule="auto"/>
      </w:pPr>
      <w:r w:rsidRPr="00571D2D">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sidRPr="00571D2D">
        <w:rPr>
          <w:i/>
          <w:iCs/>
        </w:rPr>
        <w:t>AGXT2</w:t>
      </w:r>
      <w:r w:rsidRPr="00571D2D">
        <w:t xml:space="preserve"> and a novel association at </w:t>
      </w:r>
      <w:r w:rsidRPr="00571D2D">
        <w:rPr>
          <w:i/>
          <w:iCs/>
        </w:rPr>
        <w:t>SLC7A5</w:t>
      </w:r>
      <w:r w:rsidRPr="00571D2D">
        <w:t xml:space="preserve"> (consistent with prior metabolite-QTL reports</w:t>
      </w:r>
      <w:r w:rsidRPr="00571D2D">
        <w:rPr>
          <w:vertAlign w:val="superscript"/>
        </w:rPr>
        <w:t>34,35</w:t>
      </w:r>
      <w:r w:rsidRPr="00571D2D">
        <w:t xml:space="preserve">), LINC00351 for glucuronate, and intergenic loci for hippurate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r w:rsidR="00AC0D57" w:rsidRPr="00571D2D">
        <w:t xml:space="preserve">follow-up </w:t>
      </w:r>
      <w:r w:rsidRPr="00571D2D">
        <w:t xml:space="preserve">MR analyses may help clarify the directionality of these associations and establish whether the observed metabolite signatures are causally related to weight regain. </w:t>
      </w:r>
    </w:p>
    <w:p w14:paraId="00000035" w14:textId="60A43E2B"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w:t>
      </w:r>
      <w:r w:rsidRPr="00571D2D">
        <w:rPr>
          <w:color w:val="000000"/>
        </w:rPr>
        <w:lastRenderedPageBreak/>
        <w:t xml:space="preserve">consideration. </w:t>
      </w:r>
      <w:r w:rsidR="0082086B">
        <w:rPr>
          <w:color w:val="000000"/>
        </w:rPr>
        <w:t>In our</w:t>
      </w:r>
      <w:r w:rsidR="0082086B" w:rsidRPr="00571D2D">
        <w:rPr>
          <w:color w:val="000000"/>
        </w:rPr>
        <w:t xml:space="preserve"> </w:t>
      </w:r>
      <w:r w:rsidRPr="00571D2D">
        <w:rPr>
          <w:color w:val="000000"/>
        </w:rPr>
        <w:t xml:space="preserve">study design, we used an extreme-phenotype approach profiling 160 participants from the tails of the weight trajectory distribution rather than the full LABS-2 cohort; while this </w:t>
      </w:r>
      <w:r w:rsidR="0082086B">
        <w:rPr>
          <w:color w:val="000000"/>
        </w:rPr>
        <w:t xml:space="preserve">design </w:t>
      </w:r>
      <w:r w:rsidRPr="00571D2D">
        <w:rPr>
          <w:color w:val="000000"/>
        </w:rPr>
        <w:t xml:space="preserve">maximizes discovery power, the generalizability of the MetRS to individuals with intermediate trajectories (Class 3) or to non-RYGB MBS remains to be established. </w:t>
      </w:r>
      <w:r w:rsidR="0082086B">
        <w:rPr>
          <w:color w:val="000000"/>
        </w:rPr>
        <w:t>For</w:t>
      </w:r>
      <w:r w:rsidR="0082086B" w:rsidRPr="00571D2D">
        <w:rPr>
          <w:color w:val="000000"/>
        </w:rPr>
        <w:t xml:space="preserve"> </w:t>
      </w:r>
      <w:r w:rsidRPr="00571D2D">
        <w:rPr>
          <w:color w:val="000000"/>
        </w:rPr>
        <w:t>external evaluation, reduced versions of the MetRS (10 and 8 of 13 metabolites) were used due to cross-platform differences in metabolite coverage, and the evaluation cohorts were modest</w:t>
      </w:r>
      <w:r w:rsidR="0082086B">
        <w:rPr>
          <w:color w:val="000000"/>
        </w:rPr>
        <w:t>ly</w:t>
      </w:r>
      <w:r w:rsidRPr="00571D2D">
        <w:rPr>
          <w:color w:val="000000"/>
        </w:rPr>
        <w:t xml:space="preserve"> size</w:t>
      </w:r>
      <w:r w:rsidR="0082086B">
        <w:rPr>
          <w:color w:val="000000"/>
        </w:rPr>
        <w:t>d</w:t>
      </w:r>
      <w:r w:rsidRPr="00571D2D">
        <w:rPr>
          <w:color w:val="000000"/>
        </w:rPr>
        <w:t xml:space="preserve">; definitive validation will require larger cohorts with harmonized metabolomic platforms, and these findings should be considered hypothesis-generating. </w:t>
      </w:r>
      <w:r w:rsidR="0082086B">
        <w:rPr>
          <w:color w:val="000000"/>
        </w:rPr>
        <w:t>G</w:t>
      </w:r>
      <w:r w:rsidRPr="00571D2D">
        <w:rPr>
          <w:color w:val="000000"/>
        </w:rPr>
        <w:t>eneralizability</w:t>
      </w:r>
      <w:r w:rsidR="0082086B">
        <w:rPr>
          <w:color w:val="000000"/>
        </w:rPr>
        <w:t xml:space="preserve"> is constrained by cohort composition:</w:t>
      </w:r>
      <w:r w:rsidRPr="00571D2D">
        <w:rPr>
          <w:color w:val="000000"/>
        </w:rPr>
        <w:t xml:space="preserve"> most participants were of European ancestry, and future studies are needed to assess performance across ancestries.</w:t>
      </w:r>
      <w:r w:rsidR="006C0070">
        <w:rPr>
          <w:color w:val="000000"/>
        </w:rPr>
        <w:t xml:space="preserve"> </w:t>
      </w:r>
      <w:r w:rsidR="0082086B">
        <w:rPr>
          <w:color w:val="000000"/>
        </w:rPr>
        <w:t xml:space="preserve">With </w:t>
      </w:r>
      <w:r w:rsidR="006C0070" w:rsidRPr="006C0070">
        <w:rPr>
          <w:color w:val="000000"/>
        </w:rPr>
        <w:t xml:space="preserve"> 82.5% female</w:t>
      </w:r>
      <w:r w:rsidR="0082086B">
        <w:rPr>
          <w:color w:val="000000"/>
        </w:rPr>
        <w:t xml:space="preserve"> </w:t>
      </w:r>
      <w:r w:rsidR="0082086B" w:rsidRPr="006C0070">
        <w:rPr>
          <w:color w:val="000000"/>
        </w:rPr>
        <w:t>participants</w:t>
      </w:r>
      <w:r w:rsidR="006C0070" w:rsidRPr="006C0070">
        <w:rPr>
          <w:color w:val="000000"/>
        </w:rPr>
        <w:t xml:space="preserve">, the study may be </w:t>
      </w:r>
      <w:r w:rsidR="0082086B">
        <w:rPr>
          <w:color w:val="000000"/>
        </w:rPr>
        <w:t>under</w:t>
      </w:r>
      <w:r w:rsidR="006C0070" w:rsidRPr="006C0070">
        <w:rPr>
          <w:color w:val="000000"/>
        </w:rPr>
        <w:t>powered to detect sex-specific associations.</w:t>
      </w:r>
      <w:r w:rsidRPr="00571D2D">
        <w:rPr>
          <w:color w:val="000000"/>
        </w:rPr>
        <w:t xml:space="preserve"> </w:t>
      </w:r>
      <w:r w:rsidR="0082086B">
        <w:rPr>
          <w:color w:val="000000"/>
        </w:rPr>
        <w:t>R</w:t>
      </w:r>
      <w:r w:rsidRPr="00571D2D">
        <w:rPr>
          <w:color w:val="000000"/>
        </w:rPr>
        <w:t>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test the pathway hypotheses generated by the network model.</w:t>
      </w:r>
    </w:p>
    <w:p w14:paraId="00000036" w14:textId="5690289C" w:rsidR="00892E85" w:rsidRPr="00571D2D" w:rsidRDefault="007D4EA7">
      <w:pPr>
        <w:spacing w:before="280" w:after="280" w:line="480" w:lineRule="auto"/>
      </w:pPr>
      <w:r w:rsidRPr="00571D2D">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w:t>
      </w:r>
      <w:r w:rsidRPr="00571D2D">
        <w:lastRenderedPageBreak/>
        <w:t xml:space="preserve">interventions.  The convergence of network genes on clinically actionable pathways, including </w:t>
      </w:r>
      <w:r w:rsidRPr="00571D2D">
        <w:rPr>
          <w:i/>
          <w:iCs/>
        </w:rPr>
        <w:t>TDO2</w:t>
      </w:r>
      <w:r w:rsidRPr="00571D2D">
        <w:t xml:space="preserve">, </w:t>
      </w:r>
      <w:r w:rsidRPr="00571D2D">
        <w:rPr>
          <w:i/>
          <w:iCs/>
        </w:rPr>
        <w:t>PPARA</w:t>
      </w:r>
      <w:r w:rsidRPr="00571D2D">
        <w:t xml:space="preserve">, </w:t>
      </w:r>
      <w:r w:rsidRPr="00571D2D">
        <w:rPr>
          <w:i/>
          <w:iCs/>
        </w:rPr>
        <w:t>NR1H4</w:t>
      </w:r>
      <w:r w:rsidRPr="00571D2D">
        <w:t xml:space="preserve"> (FXR), and </w:t>
      </w:r>
      <w:r w:rsidRPr="00571D2D">
        <w:rPr>
          <w:i/>
          <w:iCs/>
        </w:rPr>
        <w:t>GLP1R</w:t>
      </w:r>
      <w:r w:rsidRPr="00571D2D">
        <w:t xml:space="preserve"> signaling,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r w:rsidRPr="00571D2D">
        <w:rPr>
          <w:highlight w:val="yellow"/>
          <w:vertAlign w:val="superscript"/>
        </w:rPr>
        <w:t>65</w:t>
      </w:r>
      <w:r w:rsidRPr="00571D2D">
        <w:t xml:space="preserve"> and postoperatively to mitigate weight regain</w:t>
      </w:r>
      <w:r w:rsidR="002B7160" w:rsidRPr="00571D2D">
        <w:rPr>
          <w:highlight w:val="yellow"/>
          <w:vertAlign w:val="superscript"/>
        </w:rPr>
        <w:t>66</w:t>
      </w:r>
      <w:r w:rsidR="002B7160" w:rsidRPr="00571D2D">
        <w:t>, and</w:t>
      </w:r>
      <w:r w:rsidRPr="00571D2D">
        <w:t xml:space="preserve"> have demonstrated broad efficacy across metabolic, cardiovascular, and renal outcomes</w:t>
      </w:r>
      <w:r w:rsidRPr="00571D2D">
        <w:rPr>
          <w:highlight w:val="yellow"/>
          <w:vertAlign w:val="superscript"/>
        </w:rPr>
        <w:t>67</w:t>
      </w:r>
      <w:r w:rsidRPr="00571D2D">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sidRPr="00571D2D">
        <w:rPr>
          <w:highlight w:val="yellow"/>
          <w:vertAlign w:val="superscript"/>
        </w:rPr>
        <w:t>68,69</w:t>
      </w:r>
      <w:r w:rsidRPr="00571D2D">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RPr="00571D2D">
        <w:rPr>
          <w:i/>
          <w:iCs/>
        </w:rPr>
        <w:t>AGXT2</w:t>
      </w:r>
      <w:r w:rsidRPr="00571D2D">
        <w:t xml:space="preserve"> and </w:t>
      </w:r>
      <w:r w:rsidRPr="00571D2D">
        <w:rPr>
          <w:i/>
          <w:iCs/>
        </w:rPr>
        <w:t>SLC7A5</w:t>
      </w:r>
      <w:r w:rsidRPr="00571D2D">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Pr="00571D2D" w:rsidRDefault="007D4EA7">
      <w:pPr>
        <w:spacing w:before="280" w:after="280" w:line="480" w:lineRule="auto"/>
      </w:pPr>
      <w:r w:rsidRPr="00571D2D">
        <w:t xml:space="preserve">Together, these findings support preoperative metabolomic profiling as a candidate tool for refining inter-individual prediction of long-term bariatric surgery outcomes, with mechanistic </w:t>
      </w:r>
      <w:r w:rsidRPr="00571D2D">
        <w:lastRenderedPageBreak/>
        <w:t>links to incretin, inflammatory, lipid-oxidative, and vascular biology that warrant prospective testing.</w:t>
      </w:r>
    </w:p>
    <w:p w14:paraId="00000038" w14:textId="77777777" w:rsidR="00892E85" w:rsidRPr="00571D2D" w:rsidRDefault="007D4EA7">
      <w:pPr>
        <w:rPr>
          <w:b/>
          <w:bCs/>
        </w:rPr>
      </w:pPr>
      <w:r w:rsidRPr="00571D2D">
        <w:br w:type="page"/>
      </w:r>
    </w:p>
    <w:p w14:paraId="00000039" w14:textId="77777777" w:rsidR="00892E85" w:rsidRPr="00571D2D" w:rsidRDefault="007D4EA7">
      <w:pPr>
        <w:spacing w:line="480" w:lineRule="auto"/>
        <w:rPr>
          <w:b/>
          <w:bCs/>
        </w:rPr>
      </w:pPr>
      <w:r w:rsidRPr="00571D2D">
        <w:rPr>
          <w:b/>
          <w:bCs/>
        </w:rPr>
        <w:lastRenderedPageBreak/>
        <w:t>Figure legends</w:t>
      </w:r>
    </w:p>
    <w:p w14:paraId="0000003A" w14:textId="77777777" w:rsidR="00892E85" w:rsidRPr="00571D2D" w:rsidRDefault="007D4EA7">
      <w:pPr>
        <w:pBdr>
          <w:top w:val="nil"/>
          <w:left w:val="nil"/>
          <w:bottom w:val="nil"/>
          <w:right w:val="nil"/>
          <w:between w:val="nil"/>
        </w:pBdr>
        <w:rPr>
          <w:color w:val="000000"/>
        </w:rPr>
      </w:pPr>
      <w:r w:rsidRPr="00571D2D">
        <w:rPr>
          <w:b/>
          <w:bCs/>
          <w:color w:val="000000"/>
        </w:rPr>
        <w:t>Figure 1. Weight trajectory modeling, subject selection, and study design.</w:t>
      </w:r>
      <w:r w:rsidRPr="00571D2D">
        <w:rPr>
          <w:color w:val="000000"/>
        </w:rPr>
        <w:br/>
      </w:r>
      <w:r w:rsidRPr="00571D2D">
        <w:rPr>
          <w:b/>
          <w:bCs/>
          <w:color w:val="000000"/>
        </w:rPr>
        <w:t>a.</w:t>
      </w:r>
      <w:r w:rsidRPr="00571D2D">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RPr="00571D2D">
        <w:rPr>
          <w:b/>
          <w:bCs/>
          <w:color w:val="000000"/>
        </w:rPr>
        <w:t xml:space="preserve">b. </w:t>
      </w:r>
      <w:r w:rsidRPr="00571D2D">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571D2D">
        <w:rPr>
          <w:b/>
          <w:bCs/>
          <w:color w:val="000000"/>
        </w:rPr>
        <w:t>c.</w:t>
      </w:r>
      <w:r w:rsidRPr="00571D2D">
        <w:rPr>
          <w:color w:val="000000"/>
        </w:rPr>
        <w:t xml:space="preserve"> Linear regression fits to individual EBW trajectories, shown for representative participants to illustrate poor model fit. </w:t>
      </w:r>
      <w:r w:rsidRPr="00571D2D">
        <w:rPr>
          <w:b/>
          <w:bCs/>
          <w:color w:val="000000"/>
        </w:rPr>
        <w:t>d.</w:t>
      </w:r>
      <w:r w:rsidRPr="00571D2D">
        <w:rPr>
          <w:color w:val="000000"/>
        </w:rPr>
        <w:t xml:space="preserve"> Broken-stick linear mixed-effects model fitted to the same EBW data with knots at 6, 12, and 24 months, enabling interpolation across time points and estimating individual-specific weight trajectories over 7 years. </w:t>
      </w:r>
      <w:r w:rsidRPr="00571D2D">
        <w:rPr>
          <w:b/>
          <w:bCs/>
          <w:color w:val="000000"/>
        </w:rPr>
        <w:t xml:space="preserve">e. </w:t>
      </w:r>
      <w:r w:rsidRPr="00571D2D">
        <w:rPr>
          <w:color w:val="000000"/>
        </w:rPr>
        <w:t xml:space="preserve">Correlation plot of observed and predicted EBW from the broken-stick linear mixed-effects model. </w:t>
      </w:r>
      <w:r w:rsidRPr="00571D2D">
        <w:rPr>
          <w:b/>
          <w:bCs/>
          <w:color w:val="000000"/>
        </w:rPr>
        <w:t>f.</w:t>
      </w:r>
      <w:r w:rsidRPr="00571D2D">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RPr="00571D2D">
        <w:rPr>
          <w:i/>
          <w:iCs/>
          <w:color w:val="000000"/>
        </w:rPr>
        <w:t>n</w:t>
      </w:r>
      <w:r w:rsidRPr="00571D2D">
        <w:rPr>
          <w:color w:val="000000"/>
        </w:rPr>
        <w:t xml:space="preserve"> = 35, median 7.2 years post-op) and an obesity extremes cohort from the Estonian Biobank (</w:t>
      </w:r>
      <w:r w:rsidRPr="00571D2D">
        <w:rPr>
          <w:i/>
          <w:iCs/>
          <w:color w:val="000000"/>
        </w:rPr>
        <w:t>n</w:t>
      </w:r>
      <w:r w:rsidRPr="00571D2D">
        <w:rPr>
          <w:color w:val="000000"/>
        </w:rPr>
        <w:t xml:space="preserve"> = 198). Genetic associations with key metabolites were assessed in the Framingham Heart Study.</w:t>
      </w:r>
    </w:p>
    <w:p w14:paraId="247BFC9F" w14:textId="77777777" w:rsidR="00AC0E44" w:rsidRPr="00571D2D" w:rsidRDefault="00AC0E44">
      <w:pPr>
        <w:pBdr>
          <w:top w:val="nil"/>
          <w:left w:val="nil"/>
          <w:bottom w:val="nil"/>
          <w:right w:val="nil"/>
          <w:between w:val="nil"/>
        </w:pBdr>
        <w:rPr>
          <w:b/>
          <w:bCs/>
          <w:color w:val="000000"/>
        </w:rPr>
      </w:pPr>
    </w:p>
    <w:p w14:paraId="0000003D" w14:textId="78ED7812" w:rsidR="00892E85" w:rsidRPr="00967BDA" w:rsidRDefault="007D4EA7" w:rsidP="007E632B">
      <w:pPr>
        <w:pBdr>
          <w:top w:val="nil"/>
          <w:left w:val="nil"/>
          <w:bottom w:val="nil"/>
          <w:right w:val="nil"/>
          <w:between w:val="nil"/>
        </w:pBdr>
        <w:rPr>
          <w:color w:val="000000"/>
          <w:lang w:val="en-US"/>
        </w:rPr>
      </w:pPr>
      <w:r w:rsidRPr="00571D2D">
        <w:rPr>
          <w:b/>
          <w:bCs/>
          <w:color w:val="000000"/>
        </w:rPr>
        <w:t xml:space="preserve">Figure 2. Metabolite Risk Score (MetRS). a. </w:t>
      </w:r>
      <w:r w:rsidRPr="00571D2D">
        <w:rPr>
          <w:color w:val="000000"/>
        </w:rPr>
        <w:t xml:space="preserve">Metabolites included in the MetRS, </w:t>
      </w:r>
      <w:r w:rsidRPr="00571D2D">
        <w:rPr>
          <w:b/>
          <w:bCs/>
          <w:color w:val="000000"/>
        </w:rPr>
        <w:t>b.</w:t>
      </w:r>
      <w:r w:rsidRPr="00571D2D">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sidRPr="00967BDA">
        <w:rPr>
          <w:rFonts w:eastAsia="Arial"/>
          <w:b/>
          <w:bCs/>
          <w:color w:val="000000"/>
          <w:sz w:val="22"/>
          <w:szCs w:val="22"/>
        </w:rPr>
        <w:t xml:space="preserve"> </w:t>
      </w:r>
      <w:r w:rsidRPr="00571D2D">
        <w:rPr>
          <w:b/>
          <w:bCs/>
          <w:color w:val="000000"/>
        </w:rPr>
        <w:t>c.</w:t>
      </w:r>
      <w:r w:rsidRPr="00571D2D">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r w:rsidR="007E632B">
        <w:rPr>
          <w:color w:val="000000"/>
        </w:rPr>
        <w:t xml:space="preserve"> </w:t>
      </w:r>
      <w:r w:rsidR="007E632B" w:rsidRPr="00571D2D">
        <w:rPr>
          <w:b/>
          <w:bCs/>
          <w:color w:val="000000"/>
        </w:rPr>
        <w:t xml:space="preserve">d. Metabolite-centric biological knowledge network of the MetRS. </w:t>
      </w:r>
      <w:r w:rsidR="007E632B" w:rsidRPr="00571D2D">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 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007E632B" w:rsidRPr="00571D2D">
        <w:rPr>
          <w:i/>
          <w:iCs/>
          <w:color w:val="000000"/>
        </w:rPr>
        <w:t>GCG</w:t>
      </w:r>
      <w:r w:rsidR="007E632B" w:rsidRPr="00571D2D">
        <w:rPr>
          <w:color w:val="000000"/>
        </w:rPr>
        <w:t xml:space="preserve">, </w:t>
      </w:r>
      <w:r w:rsidR="007E632B" w:rsidRPr="00571D2D">
        <w:rPr>
          <w:i/>
          <w:iCs/>
          <w:color w:val="000000"/>
        </w:rPr>
        <w:t>NOS3</w:t>
      </w:r>
      <w:r w:rsidR="007E632B" w:rsidRPr="00571D2D">
        <w:rPr>
          <w:color w:val="000000"/>
        </w:rPr>
        <w:t xml:space="preserve">, </w:t>
      </w:r>
      <w:r w:rsidR="007E632B" w:rsidRPr="00571D2D">
        <w:rPr>
          <w:i/>
          <w:iCs/>
          <w:color w:val="000000"/>
        </w:rPr>
        <w:lastRenderedPageBreak/>
        <w:t>PPARG</w:t>
      </w:r>
      <w:r w:rsidR="007E632B" w:rsidRPr="00571D2D">
        <w:rPr>
          <w:color w:val="000000"/>
        </w:rPr>
        <w:t xml:space="preserve">, </w:t>
      </w:r>
      <w:r w:rsidR="007E632B" w:rsidRPr="00571D2D">
        <w:rPr>
          <w:i/>
          <w:iCs/>
          <w:color w:val="000000"/>
        </w:rPr>
        <w:t>TDO2</w:t>
      </w:r>
      <w:r w:rsidR="007E632B" w:rsidRPr="00571D2D">
        <w:rPr>
          <w:color w:val="000000"/>
        </w:rPr>
        <w:t xml:space="preserve">, </w:t>
      </w:r>
      <w:r w:rsidR="007E632B" w:rsidRPr="00571D2D">
        <w:rPr>
          <w:i/>
          <w:iCs/>
          <w:color w:val="000000"/>
        </w:rPr>
        <w:t>PPARA</w:t>
      </w:r>
      <w:r w:rsidR="007E632B" w:rsidRPr="00571D2D">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r w:rsidR="00BC0CE5">
        <w:rPr>
          <w:color w:val="000000"/>
        </w:rPr>
        <w:t xml:space="preserve"> </w:t>
      </w:r>
      <w:r w:rsidR="00BC0CE5" w:rsidRPr="00BC0CE5">
        <w:rPr>
          <w:color w:val="000000"/>
        </w:rPr>
        <w:t xml:space="preserve">An interactive version of this network, allowing exploration of individual nodes and edges, is available in the project code repository (see </w:t>
      </w:r>
      <w:r w:rsidR="00BC0CE5">
        <w:rPr>
          <w:color w:val="000000"/>
        </w:rPr>
        <w:t>Data and Code</w:t>
      </w:r>
      <w:r w:rsidR="00BC0CE5" w:rsidRPr="00BC0CE5">
        <w:rPr>
          <w:color w:val="000000"/>
        </w:rPr>
        <w:t xml:space="preserve"> </w:t>
      </w:r>
      <w:r w:rsidR="00BC0CE5">
        <w:rPr>
          <w:color w:val="000000"/>
        </w:rPr>
        <w:t>a</w:t>
      </w:r>
      <w:r w:rsidR="00BC0CE5" w:rsidRPr="00BC0CE5">
        <w:rPr>
          <w:color w:val="000000"/>
        </w:rPr>
        <w:t>vailability).</w:t>
      </w:r>
    </w:p>
    <w:p w14:paraId="0000003F" w14:textId="77777777" w:rsidR="00892E85" w:rsidRPr="00571D2D" w:rsidRDefault="00892E85">
      <w:pPr>
        <w:pBdr>
          <w:top w:val="nil"/>
          <w:left w:val="nil"/>
          <w:bottom w:val="nil"/>
          <w:right w:val="nil"/>
          <w:between w:val="nil"/>
        </w:pBdr>
        <w:rPr>
          <w:color w:val="000000"/>
        </w:rPr>
      </w:pPr>
    </w:p>
    <w:p w14:paraId="00000040" w14:textId="77777777" w:rsidR="00892E85" w:rsidRPr="00571D2D" w:rsidRDefault="007D4EA7">
      <w:r w:rsidRPr="00571D2D">
        <w:rPr>
          <w:b/>
          <w:bCs/>
        </w:rPr>
        <w:t xml:space="preserve">Figure 3. Metabolite Risk Score (MetRS) performance in the LABS-2 cohort. a. </w:t>
      </w:r>
      <w:r w:rsidRPr="00571D2D">
        <w:t xml:space="preserve">Boxplot of MetRS in the Class 1 (weight regain) and Class 2 (sustained weight loss) groups, </w:t>
      </w:r>
      <w:r w:rsidRPr="00571D2D">
        <w:rPr>
          <w:b/>
          <w:bCs/>
        </w:rPr>
        <w:t>b.</w:t>
      </w:r>
      <w:r w:rsidRPr="00571D2D">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571D2D">
        <w:rPr>
          <w:b/>
          <w:bCs/>
        </w:rPr>
        <w:t>c.</w:t>
      </w:r>
      <w:r w:rsidRPr="00571D2D">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sidRPr="00571D2D">
        <w:rPr>
          <w:b/>
          <w:bCs/>
        </w:rPr>
        <w:t>d.</w:t>
      </w:r>
      <w:r w:rsidRPr="00571D2D">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Pr="00571D2D" w:rsidRDefault="00892E85"/>
    <w:p w14:paraId="00000042" w14:textId="77777777" w:rsidR="00892E85" w:rsidRPr="00571D2D" w:rsidRDefault="007D4EA7">
      <w:r w:rsidRPr="00571D2D">
        <w:rPr>
          <w:b/>
          <w:bCs/>
        </w:rPr>
        <w:t>Figure 4. Evaluation of the Metabolic Risk Score (MetRS) in external cohorts. a.</w:t>
      </w:r>
      <w:r w:rsidRPr="00571D2D">
        <w:t xml:space="preserve"> Distribution of MetRS in an independent post-RYGB clinical cohort (n=35) comparing individuals with long-term weight regain (RGN) versus those with sustained weight loss (SWL), </w:t>
      </w:r>
      <w:r w:rsidRPr="00571D2D">
        <w:rPr>
          <w:b/>
          <w:bCs/>
        </w:rPr>
        <w:t>b.</w:t>
      </w:r>
      <w:r w:rsidRPr="00571D2D">
        <w:t xml:space="preserve"> Distribution of MetRS in lean and obese participants from the Estonian Biobank Obesity Extremes cohort (n=198), </w:t>
      </w:r>
      <w:r w:rsidRPr="00571D2D">
        <w:rPr>
          <w:b/>
          <w:bCs/>
        </w:rPr>
        <w:t>c.</w:t>
      </w:r>
      <w:r w:rsidRPr="00571D2D">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RPr="00571D2D">
        <w:rPr>
          <w:b/>
          <w:bCs/>
        </w:rPr>
        <w:t>d.</w:t>
      </w:r>
      <w:r w:rsidRPr="00571D2D">
        <w:t xml:space="preserve"> glucuronate, </w:t>
      </w:r>
      <w:r w:rsidRPr="00571D2D">
        <w:rPr>
          <w:b/>
          <w:bCs/>
        </w:rPr>
        <w:t>e.</w:t>
      </w:r>
      <w:r w:rsidRPr="00571D2D">
        <w:t xml:space="preserve"> Kynurenine, </w:t>
      </w:r>
      <w:r w:rsidRPr="00571D2D">
        <w:rPr>
          <w:b/>
          <w:bCs/>
        </w:rPr>
        <w:t>f.</w:t>
      </w:r>
      <w:r w:rsidRPr="00571D2D">
        <w:t xml:space="preserve"> Hippurate, and </w:t>
      </w:r>
      <w:r w:rsidRPr="00571D2D">
        <w:rPr>
          <w:b/>
          <w:bCs/>
        </w:rPr>
        <w:t>g.</w:t>
      </w:r>
      <w:r w:rsidRPr="00571D2D">
        <w:t xml:space="preserve"> C34:2 Phosphatidyl choline.</w:t>
      </w:r>
    </w:p>
    <w:p w14:paraId="00000043" w14:textId="77777777" w:rsidR="00892E85" w:rsidRPr="00571D2D" w:rsidRDefault="00892E85"/>
    <w:p w14:paraId="00000044" w14:textId="77777777" w:rsidR="00892E85" w:rsidRPr="00571D2D" w:rsidRDefault="00892E85">
      <w:pPr>
        <w:spacing w:before="280" w:after="280" w:line="480" w:lineRule="auto"/>
      </w:pPr>
    </w:p>
    <w:p w14:paraId="00000045" w14:textId="77777777" w:rsidR="00892E85" w:rsidRPr="00571D2D" w:rsidRDefault="007D4EA7">
      <w:r w:rsidRPr="00571D2D">
        <w:br w:type="page"/>
      </w:r>
    </w:p>
    <w:p w14:paraId="00000046" w14:textId="77777777" w:rsidR="00892E85" w:rsidRPr="00571D2D" w:rsidRDefault="007D4EA7">
      <w:pPr>
        <w:pStyle w:val="Heading1"/>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 xml:space="preserve">STAR Methods </w:t>
      </w:r>
    </w:p>
    <w:p w14:paraId="00000047"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RESOURCE AVAILABILITY</w:t>
      </w:r>
    </w:p>
    <w:p w14:paraId="0000004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Lead contact</w:t>
      </w:r>
    </w:p>
    <w:p w14:paraId="0000004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Further information and requests for resources should be directed to and will be fulfilled by the lead contact, Vidhu V. Thaker (vvt2114@cumc.columbia.edu).</w:t>
      </w:r>
    </w:p>
    <w:p w14:paraId="0000004A"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Materials availability</w:t>
      </w:r>
    </w:p>
    <w:p w14:paraId="0000004B"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did not generate new unique reagents.</w:t>
      </w:r>
    </w:p>
    <w:p w14:paraId="0000004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and code availability</w:t>
      </w:r>
    </w:p>
    <w:p w14:paraId="0000004D" w14:textId="77777777" w:rsidR="00892E85" w:rsidRPr="00571D2D" w:rsidRDefault="007D4EA7">
      <w:pPr>
        <w:numPr>
          <w:ilvl w:val="0"/>
          <w:numId w:val="1"/>
        </w:numPr>
        <w:spacing w:before="120" w:after="120" w:line="480" w:lineRule="auto"/>
      </w:pPr>
      <w:r w:rsidRPr="00571D2D">
        <w:t>Summary-level data and code supporting the findings are available upon request from the corresponding author under approved data use agreements.</w:t>
      </w:r>
    </w:p>
    <w:p w14:paraId="0000004E" w14:textId="77777777" w:rsidR="00892E85" w:rsidRPr="00571D2D" w:rsidRDefault="007D4EA7">
      <w:pPr>
        <w:numPr>
          <w:ilvl w:val="0"/>
          <w:numId w:val="1"/>
        </w:numPr>
        <w:spacing w:before="120" w:after="120" w:line="480" w:lineRule="auto"/>
      </w:pPr>
      <w:r w:rsidRPr="00571D2D">
        <w:t>Genotypic and phenotypic data from the Framingham Heart Study are publicly available via dbGaP (accession: phs000007).</w:t>
      </w:r>
    </w:p>
    <w:p w14:paraId="0000004F" w14:textId="77777777" w:rsidR="00892E85" w:rsidRPr="00571D2D" w:rsidRDefault="007D4EA7">
      <w:pPr>
        <w:numPr>
          <w:ilvl w:val="0"/>
          <w:numId w:val="1"/>
        </w:numPr>
        <w:pBdr>
          <w:top w:val="nil"/>
          <w:left w:val="nil"/>
          <w:bottom w:val="nil"/>
          <w:right w:val="nil"/>
          <w:between w:val="nil"/>
        </w:pBdr>
        <w:spacing w:before="36" w:after="36" w:line="480" w:lineRule="auto"/>
        <w:rPr>
          <w:color w:val="000000"/>
        </w:rPr>
      </w:pPr>
      <w:r w:rsidRPr="00571D2D">
        <w:rPr>
          <w:color w:val="000000"/>
        </w:rPr>
        <w:t>LABS-2 metabolomics data supporting this study will be deposited in Metabolomics Workbench at the time of publication; accession number is listed in the Key Resources Table.</w:t>
      </w:r>
    </w:p>
    <w:p w14:paraId="00000050" w14:textId="77777777" w:rsidR="00892E85" w:rsidRPr="00571D2D" w:rsidRDefault="007D4EA7">
      <w:pPr>
        <w:numPr>
          <w:ilvl w:val="0"/>
          <w:numId w:val="1"/>
        </w:numPr>
        <w:spacing w:before="120" w:after="120" w:line="480" w:lineRule="auto"/>
      </w:pPr>
      <w:r w:rsidRPr="00571D2D">
        <w:t>Code for MetRS calculation, cross-validation, network analysis and GWAS analyses has been deposited at [GitHub] and is publicly available as of the date of publication. DOIs are listed in the key resources table.</w:t>
      </w:r>
    </w:p>
    <w:p w14:paraId="00000051" w14:textId="77777777" w:rsidR="00892E85" w:rsidRPr="00571D2D" w:rsidRDefault="007D4EA7">
      <w:pPr>
        <w:numPr>
          <w:ilvl w:val="0"/>
          <w:numId w:val="1"/>
        </w:numPr>
        <w:spacing w:before="120" w:after="120" w:line="480" w:lineRule="auto"/>
      </w:pPr>
      <w:r w:rsidRPr="00571D2D">
        <w:t>Any additional information required to reanalyze the data reported in this paper is available from the lead contact upon request.</w:t>
      </w:r>
    </w:p>
    <w:p w14:paraId="00000052"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EXPERIMENTAL MODEL AND STUDY PARTICIPANT DETAILS</w:t>
      </w:r>
    </w:p>
    <w:p w14:paraId="00000053"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Human participants</w:t>
      </w:r>
    </w:p>
    <w:p w14:paraId="00000054"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Discovery cohort: Longitudinal Assessment of Bariatric Surgery (LABS-2)</w:t>
      </w:r>
    </w:p>
    <w:p w14:paraId="00000055" w14:textId="0EECDCDD"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The discovery cohort was drawn from the Longitudinal Assessment of Bariatric Surgery (LABS-2) study, a prospective, multicenter observational cohort conducted at 10 US hospitals across 6 clinical centers</w:t>
      </w:r>
      <w:r w:rsidRPr="00571D2D">
        <w:rPr>
          <w:color w:val="000000"/>
          <w:vertAlign w:val="superscript"/>
        </w:rPr>
        <w:t>25-27</w:t>
      </w:r>
      <w:r w:rsidRPr="00571D2D">
        <w:rPr>
          <w:color w:val="000000"/>
        </w:rPr>
        <w:t xml:space="preserve">. Adults (≥18 years) undergoing bariatric surgery as part of routine clinical care were recruited between 2006 and 2009. </w:t>
      </w:r>
      <w:r w:rsidR="006C0070" w:rsidRPr="006C0070">
        <w:rPr>
          <w:color w:val="000000"/>
        </w:rPr>
        <w:t xml:space="preserve">The current analysis included 1,590 participants who underwent Roux-en-Y gastric bypass (RYGB) with complete 7-year follow-up weight data, of whom </w:t>
      </w:r>
      <w:r w:rsidR="006C0070">
        <w:rPr>
          <w:color w:val="000000"/>
        </w:rPr>
        <w:t>a subset of participants</w:t>
      </w:r>
      <w:r w:rsidR="006C0070" w:rsidRPr="006C0070">
        <w:rPr>
          <w:color w:val="000000"/>
        </w:rPr>
        <w:t xml:space="preserve"> with available baseline fasting plasma samples were selected for metabolomic profiling.</w:t>
      </w:r>
    </w:p>
    <w:p w14:paraId="00000056" w14:textId="57134D1E"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r w:rsidR="00967BDA">
        <w:rPr>
          <w:color w:val="000000"/>
        </w:rPr>
        <w:t>a</w:t>
      </w:r>
      <w:r w:rsidRPr="00571D2D">
        <w:rPr>
          <w:color w:val="000000"/>
        </w:rPr>
        <w:t>.</w:t>
      </w:r>
    </w:p>
    <w:p w14:paraId="00000057" w14:textId="049DF7F8"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Influence of sex on results:</w:t>
      </w:r>
      <w:r w:rsidRPr="00571D2D">
        <w:rPr>
          <w:color w:val="000000"/>
        </w:rPr>
        <w:t xml:space="preserve"> Weight trajectories did not differ by sex (Supplemental Fig. 2). Given that 82.5% of participants were female, the study was not powered to detect sex-specific metabolite associations.</w:t>
      </w:r>
    </w:p>
    <w:p w14:paraId="00000058"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00000059"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Post-RYGB clinical cohort</w:t>
      </w:r>
    </w:p>
    <w:p w14:paraId="0000005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prospective cohort, recruited at Brigham and Women's Hospital (Boston, MA, USA), included individuals who had undergone RYGB at least five years prior and were evaluated 5–10 years postoperatively</w:t>
      </w:r>
      <w:r w:rsidRPr="00967BDA">
        <w:rPr>
          <w:rFonts w:eastAsia="Arial"/>
          <w:color w:val="000000"/>
          <w:sz w:val="22"/>
          <w:szCs w:val="22"/>
          <w:vertAlign w:val="superscript"/>
        </w:rPr>
        <w:t>29</w:t>
      </w:r>
      <w:r w:rsidRPr="00571D2D">
        <w:rPr>
          <w:color w:val="000000"/>
        </w:rPr>
        <w:t>. Participants with weight regain (defined as ≥20% regain of maximum weight loss, calculated as [(current weight − nadir weight)/(initial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p>
    <w:p w14:paraId="0000005B" w14:textId="3B3E9CB1" w:rsidR="00892E85" w:rsidRPr="00571D2D" w:rsidRDefault="007D4EA7" w:rsidP="00E20278">
      <w:pPr>
        <w:pBdr>
          <w:top w:val="nil"/>
          <w:left w:val="nil"/>
          <w:bottom w:val="nil"/>
          <w:right w:val="nil"/>
          <w:between w:val="nil"/>
        </w:pBdr>
        <w:spacing w:before="180" w:after="180" w:line="480" w:lineRule="auto"/>
      </w:pPr>
      <w:r w:rsidRPr="00571D2D">
        <w:rPr>
          <w:b/>
          <w:bCs/>
          <w:color w:val="000000"/>
        </w:rPr>
        <w:t>Demographics.</w:t>
      </w:r>
      <w:r w:rsidRPr="00571D2D">
        <w:rPr>
          <w:color w:val="000000"/>
        </w:rPr>
        <w:t xml:space="preserve"> Participants were predominantly female (94%), with a mean age</w:t>
      </w:r>
      <w:r w:rsidR="00E20278" w:rsidRPr="00571D2D">
        <w:t xml:space="preserve">     </w:t>
      </w:r>
      <w:r w:rsidRPr="00571D2D">
        <w:rPr>
          <w:color w:val="000000"/>
        </w:rPr>
        <w:t xml:space="preserve"> of 46.5 ± 12.0 years at evaluation. Race/ethnicity </w:t>
      </w:r>
      <w:r w:rsidR="00E20278" w:rsidRPr="00571D2D">
        <w:t xml:space="preserve">     </w:t>
      </w:r>
      <w:r w:rsidRPr="00571D2D">
        <w:rPr>
          <w:color w:val="000000"/>
        </w:rPr>
        <w:t xml:space="preserve">composition: White (n=20, 55%), Hispanic (n=11, 31%), Black (n=3, 8%). Mean baseline (preoperative) BMI was 49.1 ± 7.8 kg/m². </w:t>
      </w:r>
    </w:p>
    <w:p w14:paraId="0000005C"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The study was approved by the IRBs at Brigham and Women's Hospital and Boston Children's Hospital, and written informed consent was obtained from all participants.</w:t>
      </w:r>
    </w:p>
    <w:p w14:paraId="0000005D"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Estonian Biobank cohort</w:t>
      </w:r>
    </w:p>
    <w:p w14:paraId="083B681A" w14:textId="455D6EE6" w:rsidR="00143B4D" w:rsidRPr="00571D2D" w:rsidRDefault="007D4EA7">
      <w:pPr>
        <w:pBdr>
          <w:top w:val="nil"/>
          <w:left w:val="nil"/>
          <w:bottom w:val="nil"/>
          <w:right w:val="nil"/>
          <w:between w:val="nil"/>
        </w:pBdr>
        <w:spacing w:before="120" w:after="120" w:line="480" w:lineRule="auto"/>
        <w:rPr>
          <w:color w:val="000000"/>
        </w:rPr>
      </w:pPr>
      <w:r w:rsidRPr="00571D2D">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r w:rsidRPr="00571D2D">
        <w:rPr>
          <w:color w:val="000000"/>
          <w:vertAlign w:val="superscript"/>
        </w:rPr>
        <w:t>30</w:t>
      </w:r>
      <w:r w:rsidRPr="00571D2D">
        <w:rPr>
          <w:color w:val="000000"/>
        </w:rPr>
        <w:t>. Individuals with pregnancy, anorexia, or known wasting illnesses were excluded.</w:t>
      </w:r>
    </w:p>
    <w:p w14:paraId="0000005F" w14:textId="36C8E23E" w:rsidR="00892E85" w:rsidRPr="00571D2D" w:rsidRDefault="007D4EA7" w:rsidP="00967BDA">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The sample included 51% female participants, with a mean age</w:t>
      </w:r>
      <w:r w:rsidR="00CA25EF">
        <w:rPr>
          <w:color w:val="000000"/>
        </w:rPr>
        <w:t xml:space="preserve"> </w:t>
      </w:r>
      <w:r w:rsidRPr="00571D2D">
        <w:rPr>
          <w:color w:val="000000"/>
        </w:rPr>
        <w:t xml:space="preserve">of 36.7 ± 11.7 years in the lean group and 37.2 ± 11.8 years in the obese group. Ancestry was predominantly Estonian of European descent. Fasting duration at sample collection ranged from 4 to 14 hours. </w:t>
      </w:r>
    </w:p>
    <w:p w14:paraId="00000060" w14:textId="6C0E0398"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lastRenderedPageBreak/>
        <w:t xml:space="preserve">Ethics. </w:t>
      </w:r>
      <w:r w:rsidRPr="00571D2D">
        <w:rPr>
          <w:color w:val="000000"/>
        </w:rPr>
        <w:t>The study was approved under the University of Tartu biobank protoco</w:t>
      </w:r>
      <w:r w:rsidR="00CA25EF">
        <w:rPr>
          <w:color w:val="000000"/>
        </w:rPr>
        <w:t>l</w:t>
      </w:r>
      <w:r w:rsidRPr="00571D2D">
        <w:rPr>
          <w:color w:val="000000"/>
        </w:rPr>
        <w:t>, with written informed consent obtained from all participants</w:t>
      </w:r>
      <w:r w:rsidRPr="00967BDA">
        <w:rPr>
          <w:rFonts w:eastAsia="Aptos"/>
          <w:color w:val="000000"/>
        </w:rPr>
        <w:t>.</w:t>
      </w:r>
    </w:p>
    <w:p w14:paraId="00000061" w14:textId="318ED63C" w:rsidR="00892E85" w:rsidRPr="00571D2D" w:rsidRDefault="00CC45A6">
      <w:pPr>
        <w:pBdr>
          <w:top w:val="nil"/>
          <w:left w:val="nil"/>
          <w:bottom w:val="nil"/>
          <w:right w:val="nil"/>
          <w:between w:val="nil"/>
        </w:pBdr>
        <w:spacing w:before="120" w:after="120" w:line="480" w:lineRule="auto"/>
        <w:rPr>
          <w:color w:val="000000"/>
        </w:rPr>
      </w:pPr>
      <w:r w:rsidRPr="00571D2D">
        <w:t xml:space="preserve">     </w:t>
      </w:r>
    </w:p>
    <w:p w14:paraId="00000062"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Framingham Heart Study</w:t>
      </w:r>
    </w:p>
    <w:p w14:paraId="00000063"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14:paraId="00000064" w14:textId="1F471020"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Demographics.</w:t>
      </w:r>
      <w:r w:rsidRPr="00571D2D">
        <w:rPr>
          <w:color w:val="000000"/>
        </w:rPr>
        <w:t xml:space="preserve"> Participants were </w:t>
      </w:r>
      <w:r w:rsidR="00F17867" w:rsidRPr="00571D2D">
        <w:rPr>
          <w:color w:val="000000"/>
          <w:highlight w:val="yellow"/>
        </w:rPr>
        <w:t xml:space="preserve">50.7 </w:t>
      </w:r>
      <w:r w:rsidRPr="00571D2D">
        <w:rPr>
          <w:color w:val="000000"/>
          <w:highlight w:val="yellow"/>
        </w:rPr>
        <w:t>% female</w:t>
      </w:r>
      <w:r w:rsidRPr="00571D2D">
        <w:rPr>
          <w:color w:val="000000"/>
        </w:rPr>
        <w:t xml:space="preserve">, with a mean age of </w:t>
      </w:r>
      <w:r w:rsidR="00F17867" w:rsidRPr="00571D2D">
        <w:rPr>
          <w:color w:val="000000"/>
          <w:highlight w:val="yellow"/>
        </w:rPr>
        <w:t>35.8</w:t>
      </w:r>
      <w:r w:rsidRPr="00571D2D">
        <w:rPr>
          <w:color w:val="000000"/>
          <w:highlight w:val="yellow"/>
        </w:rPr>
        <w:t xml:space="preserve"> ± </w:t>
      </w:r>
      <w:r w:rsidR="00F17867" w:rsidRPr="00571D2D">
        <w:rPr>
          <w:color w:val="000000"/>
        </w:rPr>
        <w:t>9.7</w:t>
      </w:r>
      <w:r w:rsidRPr="00571D2D">
        <w:rPr>
          <w:color w:val="000000"/>
        </w:rPr>
        <w:t xml:space="preserve"> years at Exam 5. Ancestry was predominantly European-descent (</w:t>
      </w:r>
      <w:r w:rsidR="00CA25EF">
        <w:rPr>
          <w:color w:val="000000"/>
        </w:rPr>
        <w:t>96</w:t>
      </w:r>
      <w:r w:rsidRPr="00571D2D">
        <w:rPr>
          <w:color w:val="000000"/>
        </w:rPr>
        <w:t xml:space="preserve">%), consistent with the underlying FHS Offspring Cohort composition. </w:t>
      </w:r>
    </w:p>
    <w:p w14:paraId="00000065"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Ethics.</w:t>
      </w:r>
      <w:r w:rsidRPr="00571D2D">
        <w:rPr>
          <w:color w:val="000000"/>
        </w:rPr>
        <w:t xml:space="preserve"> Use of FHS data was approved by the respective institutional data access committees under dbGaP project number 13677</w:t>
      </w:r>
      <w:r w:rsidRPr="00967BDA">
        <w:rPr>
          <w:rFonts w:eastAsia="Aptos"/>
          <w:color w:val="000000"/>
        </w:rPr>
        <w:t>.</w:t>
      </w:r>
    </w:p>
    <w:p w14:paraId="00000066" w14:textId="77777777" w:rsidR="00892E85" w:rsidRPr="00571D2D" w:rsidRDefault="00892E85">
      <w:pPr>
        <w:pBdr>
          <w:top w:val="nil"/>
          <w:left w:val="nil"/>
          <w:bottom w:val="nil"/>
          <w:right w:val="nil"/>
          <w:between w:val="nil"/>
        </w:pBdr>
        <w:spacing w:before="120" w:after="120" w:line="480" w:lineRule="auto"/>
        <w:rPr>
          <w:b/>
          <w:bCs/>
          <w:color w:val="000000"/>
        </w:rPr>
      </w:pPr>
    </w:p>
    <w:p w14:paraId="00000067"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t>METHOD DETAILS</w:t>
      </w:r>
    </w:p>
    <w:p w14:paraId="0000006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Study design and sampling strategy</w:t>
      </w:r>
    </w:p>
    <w:p w14:paraId="0000006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integrates data from four cohorts to discover, evaluate, and assess the genetic basis of metabolomic predictors of long-term weight change following bariatric surgery.</w:t>
      </w:r>
    </w:p>
    <w:p w14:paraId="0000006A"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Extreme-phenotype sampling design:</w:t>
      </w:r>
      <w:r w:rsidRPr="00571D2D">
        <w:rPr>
          <w:color w:val="000000"/>
        </w:rPr>
        <w:t xml:space="preserve"> Given the cost of untargeted metabolomic profiling and the pilot nature of this investigation, we employed an extreme-phenotype sampling design, </w:t>
      </w:r>
      <w:r w:rsidRPr="00571D2D">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r w:rsidRPr="00571D2D">
        <w:rPr>
          <w:color w:val="000000"/>
          <w:vertAlign w:val="superscript"/>
        </w:rPr>
        <w:t>33,70-72</w:t>
      </w:r>
      <w:r w:rsidRPr="00571D2D">
        <w:rPr>
          <w:color w:val="000000"/>
        </w:rPr>
        <w:t>, enhances statistical power to detect metabolite associations by maximizing phenotypic contrast between groups, particularly when profiling costs preclude whole-cohort analysis.</w:t>
      </w:r>
    </w:p>
    <w:p w14:paraId="0000006B"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Sample size rationale:</w:t>
      </w:r>
      <w:r w:rsidRPr="00571D2D">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Pr="00571D2D">
        <w:rPr>
          <w:color w:val="000000"/>
          <w:vertAlign w:val="superscript"/>
        </w:rPr>
        <w:t>72</w:t>
      </w:r>
      <w:r w:rsidRPr="00571D2D">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p>
    <w:p w14:paraId="0000006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Weight trajectory classification</w:t>
      </w:r>
    </w:p>
    <w:p w14:paraId="0000006D"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r w:rsidRPr="00571D2D">
        <w:rPr>
          <w:color w:val="000000"/>
          <w:vertAlign w:val="superscript"/>
        </w:rPr>
        <w:t>31</w:t>
      </w:r>
      <w:r w:rsidRPr="00571D2D">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Pr="00571D2D">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0000006E"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Propensity score matching</w:t>
      </w:r>
    </w:p>
    <w:p w14:paraId="0000006F"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Among the 1,539 participants with complete 7-year weight data and baseline plasma samples, individuals in the sustained weight loss group (Class 2, n=80), defined as those maintaining ≥50% EBW loss at 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RPr="00967BDA">
        <w:rPr>
          <w:rFonts w:eastAsia="Consolas"/>
          <w:color w:val="000000"/>
        </w:rPr>
        <w:t>MatchIt</w:t>
      </w:r>
      <w:r w:rsidRPr="00571D2D">
        <w:rPr>
          <w:color w:val="000000"/>
        </w:rPr>
        <w:t xml:space="preserve"> R package (v4.5.0).</w:t>
      </w:r>
    </w:p>
    <w:p w14:paraId="00000070"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lastRenderedPageBreak/>
        <w:t>Weight change trajectory modeling</w:t>
      </w:r>
    </w:p>
    <w:p w14:paraId="00000071"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 xml:space="preserve">Non-linear trajectories of EBW over the 7-year follow-up were modeled using the broken-stick model implemented in the </w:t>
      </w:r>
      <w:r w:rsidRPr="00967BDA">
        <w:rPr>
          <w:rFonts w:eastAsia="Consolas"/>
          <w:color w:val="000000"/>
        </w:rPr>
        <w:t>brokenstick</w:t>
      </w:r>
      <w:r w:rsidRPr="00571D2D">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00000072"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 </w:t>
      </w:r>
      <w:r w:rsidRPr="00571D2D">
        <w:rPr>
          <w:b/>
          <w:bCs/>
          <w:color w:val="000000"/>
        </w:rPr>
        <w:t>Metabolite profiling</w:t>
      </w:r>
    </w:p>
    <w:p w14:paraId="2BD75AD3" w14:textId="259FE144" w:rsidR="00EC1A06" w:rsidRPr="00571D2D" w:rsidRDefault="00EC1A06" w:rsidP="00F17867">
      <w:pPr>
        <w:widowControl w:val="0"/>
        <w:spacing w:line="480" w:lineRule="auto"/>
      </w:pPr>
      <w:r w:rsidRPr="00571D2D">
        <w:rPr>
          <w:color w:val="000000"/>
        </w:rPr>
        <w:t xml:space="preserve">Pre-surgery baseline fasting LABS-2 plasma samples were processed within 2 hours of collection and stored at −80°C. </w:t>
      </w:r>
      <w:r w:rsidR="0023114B" w:rsidRPr="00571D2D">
        <w:rPr>
          <w:color w:val="000000"/>
        </w:rPr>
        <w:t xml:space="preserve">Samples were randomized across batches and interspersed with pooled QC samples. </w:t>
      </w:r>
      <w:r w:rsidRPr="00571D2D">
        <w:t xml:space="preserve">Plasma metabolite and lipid profiles were measured using </w:t>
      </w:r>
      <w:r w:rsidR="009866AB" w:rsidRPr="00571D2D">
        <w:t>four complimentary liquid chromatography tandem mass spectrometry methods (LC-MS)</w:t>
      </w:r>
      <w:r w:rsidRPr="00571D2D">
        <w:t xml:space="preserve">. i) </w:t>
      </w:r>
      <w:r w:rsidRPr="00571D2D">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571D2D">
        <w:rPr>
          <w:color w:val="000000"/>
        </w:rPr>
        <w:lastRenderedPageBreak/>
        <w:t>precipitation with the addition of 9 volumes of 74.9:24.9:0.2 v/v/v acetonitrile/methanol/formic acid containing stable isotope-labeled internal standards (valine-d</w:t>
      </w:r>
      <w:r w:rsidRPr="00571D2D">
        <w:rPr>
          <w:color w:val="000000"/>
          <w:vertAlign w:val="subscript"/>
        </w:rPr>
        <w:t>8</w:t>
      </w:r>
      <w:r w:rsidRPr="00571D2D">
        <w:rPr>
          <w:color w:val="000000"/>
        </w:rPr>
        <w:t>, Sigma-Aldrich; and phenylalanine-d</w:t>
      </w:r>
      <w:r w:rsidRPr="00571D2D">
        <w:rPr>
          <w:color w:val="000000"/>
          <w:vertAlign w:val="subscript"/>
        </w:rPr>
        <w:t>8</w:t>
      </w:r>
      <w:r w:rsidRPr="00571D2D">
        <w:rPr>
          <w:color w:val="000000"/>
        </w:rPr>
        <w:t>, Cambridge Isotope Laboratories). The samples were centrifuged (10 minutes, 9000</w:t>
      </w:r>
      <w:r w:rsidRPr="00571D2D">
        <w:rPr>
          <w:i/>
          <w:iCs/>
          <w:color w:val="000000"/>
        </w:rPr>
        <w:t>g</w:t>
      </w:r>
      <w:r w:rsidRPr="00571D2D">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571D2D">
        <w:rPr>
          <w:i/>
          <w:iCs/>
          <w:color w:val="000000"/>
        </w:rPr>
        <w:t>m/z</w:t>
      </w:r>
      <w:r w:rsidRPr="00571D2D">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571D2D">
        <w:t xml:space="preserve"> ii) </w:t>
      </w:r>
      <w:r w:rsidRPr="00571D2D">
        <w:rPr>
          <w:color w:val="000000"/>
        </w:rPr>
        <w:t xml:space="preserve">HILIC analyses of </w:t>
      </w:r>
      <w:r w:rsidR="009866AB" w:rsidRPr="00571D2D">
        <w:rPr>
          <w:color w:val="000000"/>
        </w:rPr>
        <w:t>water-soluble</w:t>
      </w:r>
      <w:r w:rsidRPr="00571D2D">
        <w:rPr>
          <w:color w:val="000000"/>
        </w:rPr>
        <w:t xml:space="preserve"> metabolites in the negative ionization mode (HILIC-neg) were conducted using a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571D2D">
        <w:rPr>
          <w:color w:val="000000"/>
        </w:rPr>
        <w:lastRenderedPageBreak/>
        <w:t xml:space="preserve">using electrospray ionization in the negative ion mode using full scan analysis over m/z 70-750 at 70,000 resolution and 3 Hz data acquisition rate. Additional MS settings </w:t>
      </w:r>
      <w:r w:rsidR="00524475" w:rsidRPr="00571D2D">
        <w:rPr>
          <w:color w:val="000000"/>
        </w:rPr>
        <w:t>were</w:t>
      </w:r>
      <w:r w:rsidRPr="00571D2D">
        <w:rPr>
          <w:color w:val="000000"/>
        </w:rPr>
        <w:t xml:space="preserve"> ion spray voltage, -3.0 kV; capillary temperature, 350°C; probe heater temperature, 325 °C; sheath gas, 55; auxiliary gas, 10; and S-lens RF level 50.</w:t>
      </w:r>
      <w:r w:rsidRPr="00571D2D">
        <w:t xml:space="preserve"> iii) </w:t>
      </w:r>
      <w:r w:rsidRPr="00571D2D">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571D2D">
        <w:rPr>
          <w:color w:val="000000"/>
          <w:vertAlign w:val="subscript"/>
        </w:rPr>
        <w:t>2</w:t>
      </w:r>
      <w:r w:rsidRPr="00571D2D">
        <w:rPr>
          <w:color w:val="000000"/>
        </w:rPr>
        <w:t>, 15S-15-methyl-PGE</w:t>
      </w:r>
      <w:r w:rsidRPr="00571D2D">
        <w:rPr>
          <w:color w:val="000000"/>
          <w:vertAlign w:val="subscript"/>
        </w:rPr>
        <w:t>1</w:t>
      </w:r>
      <w:r w:rsidRPr="00571D2D">
        <w:rPr>
          <w:color w:val="000000"/>
        </w:rPr>
        <w:t>, and 15S-15-methyl-PGE</w:t>
      </w:r>
      <w:r w:rsidRPr="00571D2D">
        <w:rPr>
          <w:color w:val="000000"/>
          <w:vertAlign w:val="subscript"/>
        </w:rPr>
        <w:t>2</w:t>
      </w:r>
      <w:r w:rsidRPr="00571D2D">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571D2D">
        <w:t xml:space="preserve"> Iv) </w:t>
      </w:r>
      <w:r w:rsidRPr="00571D2D">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571D2D">
        <w:rPr>
          <w:i/>
          <w:iCs/>
          <w:color w:val="000000"/>
        </w:rPr>
        <w:t>sn</w:t>
      </w:r>
      <w:r w:rsidRPr="00571D2D">
        <w:rPr>
          <w:color w:val="000000"/>
        </w:rPr>
        <w:t xml:space="preserve">-glycero-3-phosphocholine (Avanti Polar Lipids). After centrifugation, supernatants were injected directly onto a 100×2.1 mm, 1.7-μm ACQUITY BEH C8 column </w:t>
      </w:r>
      <w:r w:rsidRPr="00571D2D">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571D2D">
        <w:rPr>
          <w:i/>
          <w:iCs/>
          <w:color w:val="000000"/>
        </w:rPr>
        <w:t>m/z</w:t>
      </w:r>
      <w:r w:rsidRPr="00571D2D">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571D2D" w:rsidRDefault="00EC1A06" w:rsidP="00F17867">
      <w:pPr>
        <w:widowControl w:val="0"/>
        <w:spacing w:line="480" w:lineRule="auto"/>
        <w:rPr>
          <w:color w:val="000000"/>
        </w:rPr>
      </w:pPr>
    </w:p>
    <w:p w14:paraId="0F5A2F63" w14:textId="4C7C40E4" w:rsidR="0023114B" w:rsidRPr="00571D2D" w:rsidRDefault="00EC1A06" w:rsidP="00E20278">
      <w:pPr>
        <w:widowControl w:val="0"/>
        <w:spacing w:line="480" w:lineRule="auto"/>
        <w:rPr>
          <w:color w:val="000000"/>
        </w:rPr>
      </w:pPr>
      <w:r w:rsidRPr="00571D2D">
        <w:rPr>
          <w:b/>
          <w:bCs/>
          <w:color w:val="000000"/>
        </w:rPr>
        <w:t>Metabolomics quality control and data processing:</w:t>
      </w:r>
      <w:r w:rsidRPr="00571D2D">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571D2D">
        <w:rPr>
          <w:color w:val="000000"/>
        </w:rPr>
        <w:lastRenderedPageBreak/>
        <w:t>representative standards from each lipid class.</w:t>
      </w:r>
    </w:p>
    <w:p w14:paraId="00000075" w14:textId="2467C80A" w:rsidR="00892E85" w:rsidRPr="00571D2D" w:rsidRDefault="007D4EA7" w:rsidP="00E20278">
      <w:pPr>
        <w:pBdr>
          <w:top w:val="nil"/>
          <w:left w:val="nil"/>
          <w:bottom w:val="nil"/>
          <w:right w:val="nil"/>
          <w:between w:val="nil"/>
        </w:pBdr>
        <w:spacing w:before="120" w:after="120" w:line="480" w:lineRule="auto"/>
        <w:rPr>
          <w:color w:val="000000"/>
        </w:rPr>
      </w:pPr>
      <w:r w:rsidRPr="00571D2D">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000076" w14:textId="78181A8A" w:rsidR="00892E85" w:rsidRPr="00967BDA" w:rsidRDefault="0023114B">
      <w:pPr>
        <w:pBdr>
          <w:top w:val="nil"/>
          <w:left w:val="nil"/>
          <w:bottom w:val="nil"/>
          <w:right w:val="nil"/>
          <w:between w:val="nil"/>
        </w:pBdr>
        <w:spacing w:before="180" w:after="180"/>
        <w:rPr>
          <w:rFonts w:eastAsia="Aptos"/>
          <w:color w:val="000000"/>
        </w:rPr>
      </w:pPr>
      <w:r w:rsidRPr="00571D2D">
        <w:t xml:space="preserve">     </w:t>
      </w:r>
    </w:p>
    <w:p w14:paraId="00000077"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0000007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preprocessing</w:t>
      </w:r>
    </w:p>
    <w:p w14:paraId="0000007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Metabolite concentrations were log-transformed and adjusted for relevant covariates, including age, sex, race, fasting time, baseline BMI, diabetes, and smoking. Missing values were imputed using the </w:t>
      </w:r>
      <w:r w:rsidRPr="00967BDA">
        <w:rPr>
          <w:rFonts w:eastAsia="Consolas"/>
          <w:color w:val="000000"/>
        </w:rPr>
        <w:t>MICE</w:t>
      </w:r>
      <w:r w:rsidRPr="00571D2D">
        <w:rPr>
          <w:color w:val="000000"/>
        </w:rPr>
        <w:t xml:space="preserve"> package (v3.1) with three separate imputations; the median value across </w:t>
      </w:r>
      <w:r w:rsidRPr="00571D2D">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p>
    <w:p w14:paraId="0000007A"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risk score (MetRS) construction</w:t>
      </w:r>
    </w:p>
    <w:p w14:paraId="0000007B"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0000007C"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MetRS was computed for each participant as a weighted linear combination of standardized metabolite levels:</w:t>
      </w:r>
    </w:p>
    <w:p w14:paraId="0000007D" w14:textId="7C7C29F4" w:rsidR="00892E85" w:rsidRPr="00967BDA" w:rsidRDefault="00000000">
      <w:pPr>
        <w:jc w:val="center"/>
        <w:rPr>
          <w:rFonts w:eastAsia="Cambria Math"/>
          <w:color w:val="000000"/>
        </w:rPr>
      </w:pPr>
      <m:oMathPara>
        <m:oMath>
          <m:r>
            <w:rPr>
              <w:rFonts w:ascii="Cambria Math" w:eastAsia="Cambria Math" w:hAnsi="Cambria Math"/>
              <w:color w:val="000000"/>
            </w:rPr>
            <m:t>MetRS=</m:t>
          </m:r>
          <m:nary>
            <m:naryPr>
              <m:chr m:val="∑"/>
              <m:ctrlPr>
                <w:rPr>
                  <w:rFonts w:ascii="Cambria Math" w:eastAsia="Cambria Math" w:hAnsi="Cambria Math"/>
                  <w:color w:val="000000"/>
                </w:rPr>
              </m:ctrlPr>
            </m:naryPr>
            <m:sub>
              <m:r>
                <w:rPr>
                  <w:rFonts w:ascii="Cambria Math" w:eastAsia="Cambria Math" w:hAnsi="Cambria Math"/>
                  <w:color w:val="000000"/>
                </w:rPr>
                <m:t>i=1</m:t>
              </m:r>
            </m:sub>
            <m:sup>
              <m:r>
                <w:rPr>
                  <w:rFonts w:ascii="Cambria Math" w:eastAsia="Cambria Math" w:hAnsi="Cambria Math"/>
                  <w:color w:val="000000"/>
                </w:rPr>
                <m:t>n</m:t>
              </m:r>
            </m:sup>
            <m:e>
              <m:sSub>
                <m:sSubPr>
                  <m:ctrlPr>
                    <w:rPr>
                      <w:rFonts w:ascii="Cambria Math" w:eastAsia="Cambria Math" w:hAnsi="Cambria Math"/>
                      <w:color w:val="000000"/>
                    </w:rPr>
                  </m:ctrlPr>
                </m:sSubPr>
                <m:e>
                  <m:r>
                    <w:rPr>
                      <w:rFonts w:ascii="Cambria Math" w:eastAsia="Cambria Math" w:hAnsi="Cambria Math"/>
                      <w:color w:val="000000"/>
                    </w:rPr>
                    <m:t>Z</m:t>
                  </m:r>
                </m:e>
                <m:sub>
                  <m:r>
                    <w:rPr>
                      <w:rFonts w:ascii="Cambria Math" w:eastAsia="Cambria Math" w:hAnsi="Cambria Math"/>
                      <w:color w:val="000000"/>
                    </w:rPr>
                    <m:t>i</m:t>
                  </m:r>
                </m:sub>
              </m:sSub>
              <m:sSub>
                <m:sSubPr>
                  <m:ctrlPr>
                    <w:rPr>
                      <w:rFonts w:ascii="Cambria Math" w:eastAsia="Cambria Math" w:hAnsi="Cambria Math"/>
                      <w:color w:val="000000"/>
                    </w:rPr>
                  </m:ctrlPr>
                </m:sSubPr>
                <m:e>
                  <m:r>
                    <w:rPr>
                      <w:rFonts w:ascii="Cambria Math" w:eastAsia="Cambria Math" w:hAnsi="Cambria Math"/>
                      <w:color w:val="000000"/>
                    </w:rPr>
                    <m:t>β</m:t>
                  </m:r>
                </m:e>
                <m:sub>
                  <m:r>
                    <w:rPr>
                      <w:rFonts w:ascii="Cambria Math" w:eastAsia="Cambria Math" w:hAnsi="Cambria Math"/>
                      <w:color w:val="000000"/>
                    </w:rPr>
                    <m:t>i</m:t>
                  </m:r>
                </m:sub>
              </m:sSub>
            </m:e>
          </m:nary>
        </m:oMath>
      </m:oMathPara>
    </w:p>
    <w:p w14:paraId="0000007E" w14:textId="58049D8F"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where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i</m:t>
            </m:r>
          </m:sub>
        </m:sSub>
      </m:oMath>
      <w:r w:rsidRPr="00571D2D">
        <w:rPr>
          <w:color w:val="000000"/>
        </w:rPr>
        <w:t xml:space="preserve"> is the effect estimate and </w:t>
      </w:r>
      <m:oMath>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i</m:t>
            </m:r>
          </m:sub>
        </m:sSub>
      </m:oMath>
      <w:r w:rsidRPr="00571D2D">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000007F"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Bootstrap stability analysis.</w:t>
      </w:r>
      <w:r w:rsidRPr="00571D2D">
        <w:rPr>
          <w:color w:val="000000"/>
        </w:rPr>
        <w:t xml:space="preserve"> Stability of variable selection was assessed by bootstrap resampling. The bidirectional stepwise selection procedure was repeated on 1,000 bootstrap </w:t>
      </w:r>
      <w:r w:rsidRPr="00571D2D">
        <w:rPr>
          <w:color w:val="000000"/>
        </w:rPr>
        <w:lastRenderedPageBreak/>
        <w:t>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00000080" w14:textId="441D4AB8"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b/>
          <w:bCs/>
          <w:color w:val="000000"/>
        </w:rPr>
        <w:t>Sensitivity analyses.</w:t>
      </w:r>
      <w:r w:rsidRPr="00571D2D">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w:t>
      </w:r>
      <w:r w:rsidR="00CF51B3">
        <w:rPr>
          <w:color w:val="000000"/>
        </w:rPr>
        <w:t>.</w:t>
      </w:r>
      <w:r w:rsidRPr="00571D2D">
        <w:rPr>
          <w:color w:val="000000"/>
        </w:rPr>
        <w:t>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00000081" w14:textId="32C85188"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Biological relevance of the final metabolite panel was assessed through targeted literature review and SPOKE network analysis.</w:t>
      </w:r>
    </w:p>
    <w:p w14:paraId="00000087" w14:textId="77777777" w:rsidR="00892E85" w:rsidRPr="00571D2D" w:rsidRDefault="00892E85"/>
    <w:p w14:paraId="0000008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External evaluation of MetRS</w:t>
      </w:r>
    </w:p>
    <w:p w14:paraId="0000008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0000008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lastRenderedPageBreak/>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0000008B" w14:textId="77777777" w:rsidR="00892E85" w:rsidRPr="00571D2D" w:rsidRDefault="007D4EA7">
      <w:pPr>
        <w:pBdr>
          <w:top w:val="nil"/>
          <w:left w:val="nil"/>
          <w:bottom w:val="nil"/>
          <w:right w:val="nil"/>
          <w:between w:val="nil"/>
        </w:pBdr>
        <w:shd w:val="clear" w:color="auto" w:fill="FFFFFF"/>
        <w:spacing w:after="280" w:line="480" w:lineRule="auto"/>
        <w:rPr>
          <w:color w:val="000000"/>
        </w:rPr>
      </w:pPr>
      <w:r w:rsidRPr="00571D2D">
        <w:rPr>
          <w:b/>
          <w:bCs/>
          <w:color w:val="000000"/>
        </w:rPr>
        <w:t>Network Analysis</w:t>
      </w:r>
      <w:r w:rsidRPr="00571D2D">
        <w:rPr>
          <w:color w:val="000000"/>
        </w:rPr>
        <w:t xml:space="preserve"> </w:t>
      </w:r>
    </w:p>
    <w:p w14:paraId="0000008C"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To understand the relevance of the metabolize to biology, a network analysis using</w:t>
      </w:r>
      <w:r w:rsidRPr="00967BDA">
        <w:rPr>
          <w:rFonts w:eastAsia="Aptos"/>
          <w:color w:val="000000"/>
        </w:rPr>
        <w:t xml:space="preserve"> </w:t>
      </w:r>
      <w:r w:rsidRPr="00571D2D">
        <w:rPr>
          <w:color w:val="000000"/>
        </w:rPr>
        <w:t>the Scalable Precision Medicine Open Knowledge Engine (SPOKE)</w:t>
      </w:r>
      <w:r w:rsidRPr="00967BDA">
        <w:rPr>
          <w:rFonts w:eastAsia="Aptos"/>
          <w:color w:val="000000"/>
          <w:highlight w:val="yellow"/>
          <w:vertAlign w:val="superscript"/>
        </w:rPr>
        <w:t>28</w:t>
      </w:r>
      <w:r w:rsidRPr="00571D2D">
        <w:rPr>
          <w:color w:val="000000"/>
        </w:rPr>
        <w:t>, a heterogeneous biomedical knowledge graph comprising approximately 40 million nodes and 198 million edges, which integrates compounds, genes, human proteins, Gene Ontology biological processes and molecular functions</w:t>
      </w:r>
      <w:r w:rsidRPr="00571D2D">
        <w:rPr>
          <w:color w:val="000000"/>
          <w:highlight w:val="yellow"/>
          <w:vertAlign w:val="superscript"/>
        </w:rPr>
        <w:t>73</w:t>
      </w:r>
      <w:r w:rsidRPr="00571D2D">
        <w:rPr>
          <w:color w:val="000000"/>
        </w:rPr>
        <w:t>, WikiPathways</w:t>
      </w:r>
      <w:r w:rsidRPr="00571D2D">
        <w:rPr>
          <w:color w:val="000000"/>
          <w:highlight w:val="yellow"/>
          <w:vertAlign w:val="superscript"/>
        </w:rPr>
        <w:t>74</w:t>
      </w:r>
      <w:r w:rsidRPr="00571D2D">
        <w:rPr>
          <w:color w:val="000000"/>
        </w:rPr>
        <w:t xml:space="preserve"> and Reactome pathways</w:t>
      </w:r>
      <w:r w:rsidRPr="00571D2D">
        <w:rPr>
          <w:color w:val="000000"/>
          <w:highlight w:val="yellow"/>
          <w:vertAlign w:val="superscript"/>
        </w:rPr>
        <w:t>75</w:t>
      </w:r>
      <w:r w:rsidRPr="00571D2D">
        <w:rPr>
          <w:color w:val="000000"/>
        </w:rPr>
        <w:t xml:space="preserve">, and indexed disease terms from disease ontology, with curated relationships drawn from more than forty primary resources. </w:t>
      </w:r>
      <w:r w:rsidRPr="00571D2D">
        <w:rPr>
          <w:b/>
          <w:bCs/>
          <w:color w:val="000000"/>
        </w:rPr>
        <w:t>Seed node mapping.</w:t>
      </w:r>
      <w:r w:rsidRPr="00571D2D">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0000008D"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Neighborhood construction.</w:t>
      </w:r>
      <w:r w:rsidRPr="00571D2D">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sidRPr="00571D2D">
        <w:rPr>
          <w:color w:val="000000"/>
        </w:rPr>
        <w:lastRenderedPageBreak/>
        <w:t>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p>
    <w:p w14:paraId="0000008E" w14:textId="78F200F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Network metrics.</w:t>
      </w:r>
      <w:r w:rsidRPr="00571D2D">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sidRPr="00571D2D">
        <w:rPr>
          <w:color w:val="000000"/>
        </w:rPr>
        <w:t xml:space="preserve">. All network analysis was done using the igraph R library (v2.3.0). </w:t>
      </w:r>
    </w:p>
    <w:p w14:paraId="0000008F" w14:textId="74CD47BE"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Module identification and annotation.</w:t>
      </w:r>
      <w:r w:rsidRPr="00571D2D">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sidRPr="00571D2D">
        <w:rPr>
          <w:color w:val="000000"/>
          <w:highlight w:val="yellow"/>
          <w:vertAlign w:val="superscript"/>
        </w:rPr>
        <w:t>76</w:t>
      </w:r>
      <w:r w:rsidRPr="00571D2D">
        <w:rPr>
          <w:color w:val="000000"/>
        </w:rPr>
        <w:t xml:space="preserve"> indexed within SPOKE, and pathway annotations were cross-referenced against WikiPathways</w:t>
      </w:r>
      <w:r w:rsidRPr="00571D2D">
        <w:rPr>
          <w:color w:val="000000"/>
          <w:highlight w:val="yellow"/>
          <w:vertAlign w:val="superscript"/>
        </w:rPr>
        <w:t>74</w:t>
      </w:r>
      <w:r w:rsidRPr="00571D2D">
        <w:rPr>
          <w:color w:val="000000"/>
        </w:rPr>
        <w:t>, Gene Ontology</w:t>
      </w:r>
      <w:r w:rsidRPr="00571D2D">
        <w:rPr>
          <w:color w:val="000000"/>
          <w:highlight w:val="yellow"/>
          <w:vertAlign w:val="superscript"/>
        </w:rPr>
        <w:t>73</w:t>
      </w:r>
      <w:r w:rsidRPr="00571D2D">
        <w:rPr>
          <w:color w:val="000000"/>
        </w:rPr>
        <w:t>, Reactome</w:t>
      </w:r>
      <w:r w:rsidRPr="00571D2D">
        <w:rPr>
          <w:color w:val="000000"/>
          <w:highlight w:val="yellow"/>
          <w:vertAlign w:val="superscript"/>
        </w:rPr>
        <w:t>75</w:t>
      </w:r>
      <w:r w:rsidR="009866AB" w:rsidRPr="00571D2D">
        <w:rPr>
          <w:color w:val="000000"/>
          <w:vertAlign w:val="superscript"/>
        </w:rPr>
        <w:t>,</w:t>
      </w:r>
      <w:r w:rsidRPr="00571D2D">
        <w:rPr>
          <w:color w:val="000000"/>
          <w:highlight w:val="yellow"/>
          <w:vertAlign w:val="superscript"/>
        </w:rPr>
        <w:t>77</w:t>
      </w:r>
      <w:r w:rsidRPr="00571D2D">
        <w:rPr>
          <w:color w:val="000000"/>
        </w:rPr>
        <w:t xml:space="preserve"> as integrated within the SPOKE knowledge graph. </w:t>
      </w:r>
      <w:r w:rsidR="003C45B8" w:rsidRPr="00967BDA">
        <w:rPr>
          <w:rFonts w:eastAsia="Arial"/>
          <w:sz w:val="22"/>
          <w:szCs w:val="22"/>
        </w:rPr>
        <w:t>Graph layout was computed using the Kamada-Kawai force-directed algorithm, which positions nodes to reflect path-length distances in the graph.</w:t>
      </w:r>
    </w:p>
    <w:p w14:paraId="00000090"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FHS genotyping, imputation, and GWAS</w:t>
      </w:r>
    </w:p>
    <w:p w14:paraId="00000091" w14:textId="77777777" w:rsidR="00892E85" w:rsidRPr="00571D2D" w:rsidRDefault="007D4EA7">
      <w:pPr>
        <w:spacing w:before="280" w:after="280" w:line="480" w:lineRule="auto"/>
      </w:pPr>
      <w:r w:rsidRPr="00571D2D">
        <w:rPr>
          <w:b/>
          <w:bCs/>
          <w:u w:val="single"/>
        </w:rPr>
        <w:t>GWAS Quality control and Imputation.</w:t>
      </w:r>
      <w:r w:rsidRPr="00571D2D">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r w:rsidRPr="00571D2D">
        <w:rPr>
          <w:vertAlign w:val="superscript"/>
        </w:rPr>
        <w:t>78</w:t>
      </w:r>
      <w:r w:rsidRPr="00571D2D">
        <w:t>. Pairwise IBD/IBS were calculated and individuals with excessive matching with other individuals were removed. Principal components analysis was performed with SMARTPCA</w:t>
      </w:r>
      <w:r w:rsidRPr="00571D2D">
        <w:rPr>
          <w:vertAlign w:val="superscript"/>
        </w:rPr>
        <w:t>79</w:t>
      </w:r>
      <w:r w:rsidRPr="00571D2D">
        <w:t xml:space="preserve"> and each study was projected onto 1000 Genomes space. Samples that did not cluster with the expected HapMap European population were removed. SNPs with excessive plate effects (p &lt; 1 × 10</w:t>
      </w:r>
      <w:r w:rsidRPr="00571D2D">
        <w:rPr>
          <w:vertAlign w:val="superscript"/>
        </w:rPr>
        <w:t>−7</w:t>
      </w:r>
      <w:r w:rsidRPr="00571D2D">
        <w:t>) or excessive deviation from Hardy-Weinberg equilibrium (p &lt; 1 × 10</w:t>
      </w:r>
      <w:r w:rsidRPr="00571D2D">
        <w:rPr>
          <w:vertAlign w:val="superscript"/>
        </w:rPr>
        <w:t>−7</w:t>
      </w:r>
      <w:r w:rsidRPr="00571D2D">
        <w:t>) were dropped. The QC protocol was performed with PLINK (v1.07)</w:t>
      </w:r>
      <w:r w:rsidRPr="00571D2D">
        <w:rPr>
          <w:vertAlign w:val="superscript"/>
        </w:rPr>
        <w:t>80</w:t>
      </w:r>
      <w:r w:rsidRPr="00571D2D">
        <w:t xml:space="preserve"> and custom R and Perl scripts.  FHS genotypes were imputed using the Michigan Imputation Server</w:t>
      </w:r>
      <w:r w:rsidRPr="00571D2D">
        <w:rPr>
          <w:highlight w:val="yellow"/>
          <w:vertAlign w:val="superscript"/>
        </w:rPr>
        <w:t>81</w:t>
      </w:r>
      <w:r w:rsidRPr="00571D2D">
        <w:t xml:space="preserve"> with the Haplotype Reference Consortium reference panel (HRC r1.1 2016)</w:t>
      </w:r>
      <w:r w:rsidRPr="00571D2D">
        <w:rPr>
          <w:highlight w:val="yellow"/>
          <w:vertAlign w:val="superscript"/>
        </w:rPr>
        <w:t>82</w:t>
      </w:r>
      <w:r w:rsidRPr="00571D2D">
        <w:t>, which contains approximately 40 million variants (SNPs, insertions, and deletions).</w:t>
      </w:r>
    </w:p>
    <w:p w14:paraId="00000092" w14:textId="02464BCC" w:rsidR="00892E85" w:rsidRPr="00571D2D" w:rsidRDefault="007D4EA7">
      <w:pPr>
        <w:spacing w:line="480" w:lineRule="auto"/>
      </w:pPr>
      <w:r w:rsidRPr="00571D2D">
        <w:rPr>
          <w:b/>
          <w:bCs/>
        </w:rPr>
        <w:t>GWAS analysis</w:t>
      </w:r>
      <w:r w:rsidRPr="00571D2D">
        <w:t>.  Genome-wide association studies (GWAS) were performed in the FHS Offspring cohort to identify genetic loci associated with MetRS and constituent individual metabolites. Analyses were performed using SAIGE</w:t>
      </w:r>
      <w:r w:rsidRPr="00571D2D">
        <w:rPr>
          <w:vertAlign w:val="superscript"/>
        </w:rPr>
        <w:t>83</w:t>
      </w:r>
      <w:r w:rsidRPr="00571D2D">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rsidRPr="00571D2D">
        <w:lastRenderedPageBreak/>
        <w:t>components from EIGENSOFT</w:t>
      </w:r>
      <w:r w:rsidRPr="00571D2D">
        <w:rPr>
          <w:vertAlign w:val="superscript"/>
        </w:rPr>
        <w:t>79</w:t>
      </w:r>
      <w:r w:rsidRPr="00571D2D">
        <w:t xml:space="preserve"> as covariates. To identify independent genome-wide significant loci, GWAS results were clumped using PLINK 1.9 with a genomic window size of 500 kb and a linkage disequilibrium R2 cutoff of 0.1. A p value less than 5 x 10</w:t>
      </w:r>
      <w:r w:rsidRPr="00571D2D">
        <w:rPr>
          <w:vertAlign w:val="superscript"/>
        </w:rPr>
        <w:t>-8</w:t>
      </w:r>
      <w:r w:rsidRPr="00571D2D">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RPr="00571D2D">
        <w:rPr>
          <w:vertAlign w:val="superscript"/>
        </w:rPr>
        <w:t>-8</w:t>
      </w:r>
      <w:r w:rsidRPr="00571D2D">
        <w:t>) was performed using BioThings</w:t>
      </w:r>
      <w:r w:rsidRPr="00571D2D">
        <w:rPr>
          <w:vertAlign w:val="superscript"/>
        </w:rPr>
        <w:t>84</w:t>
      </w:r>
      <w:r w:rsidRPr="00571D2D">
        <w:t>.</w:t>
      </w:r>
    </w:p>
    <w:p w14:paraId="00000094" w14:textId="01029CD4" w:rsidR="00892E85" w:rsidRPr="00967BDA" w:rsidRDefault="009866AB">
      <w:pPr>
        <w:pBdr>
          <w:top w:val="nil"/>
          <w:left w:val="nil"/>
          <w:bottom w:val="nil"/>
          <w:right w:val="nil"/>
          <w:between w:val="nil"/>
        </w:pBdr>
        <w:spacing w:before="120" w:after="120" w:line="480" w:lineRule="auto"/>
        <w:rPr>
          <w:b/>
          <w:bCs/>
          <w:color w:val="000000"/>
        </w:rPr>
      </w:pPr>
      <w:r w:rsidRPr="00967BDA">
        <w:rPr>
          <w:b/>
          <w:bCs/>
          <w:color w:val="000000"/>
        </w:rPr>
        <w:t>Quantification and statistical analysis</w:t>
      </w:r>
    </w:p>
    <w:p w14:paraId="00000095"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00000096"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association testing</w:t>
      </w:r>
    </w:p>
    <w:p w14:paraId="00000097"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sidRPr="00571D2D">
        <w:rPr>
          <w:color w:val="000000"/>
        </w:rPr>
        <w:lastRenderedPageBreak/>
        <w:t>testing-adjusted significance. The genomic inflation factor (λ) was computed from the Q-Q plot of p-values across all 541 metabolites.</w:t>
      </w:r>
    </w:p>
    <w:p w14:paraId="00000098" w14:textId="77777777" w:rsidR="00892E85" w:rsidRPr="00571D2D" w:rsidRDefault="00892E85">
      <w:pPr>
        <w:pBdr>
          <w:top w:val="nil"/>
          <w:left w:val="nil"/>
          <w:bottom w:val="nil"/>
          <w:right w:val="nil"/>
          <w:between w:val="nil"/>
        </w:pBdr>
        <w:spacing w:before="120" w:after="120" w:line="480" w:lineRule="auto"/>
        <w:rPr>
          <w:color w:val="000000"/>
        </w:rPr>
      </w:pPr>
    </w:p>
    <w:p w14:paraId="00000099"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Model validation</w:t>
      </w:r>
    </w:p>
    <w:p w14:paraId="0000009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14:paraId="0000009B"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Variance inflation and collinearity</w:t>
      </w:r>
    </w:p>
    <w:p w14:paraId="0000009C"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0000009D" w14:textId="77777777" w:rsidR="00892E85" w:rsidRPr="00967BDA" w:rsidRDefault="007D4EA7">
      <w:pPr>
        <w:pStyle w:val="Heading3"/>
        <w:spacing w:before="120" w:after="120" w:line="480" w:lineRule="auto"/>
        <w:rPr>
          <w:b/>
          <w:bCs/>
          <w:color w:val="000000"/>
          <w:sz w:val="24"/>
          <w:szCs w:val="24"/>
        </w:rPr>
      </w:pPr>
      <w:r w:rsidRPr="00967BDA">
        <w:rPr>
          <w:b/>
          <w:bCs/>
          <w:color w:val="000000"/>
          <w:sz w:val="24"/>
          <w:szCs w:val="24"/>
        </w:rPr>
        <w:t>Genetic association</w:t>
      </w:r>
    </w:p>
    <w:p w14:paraId="0000009E" w14:textId="77777777" w:rsidR="00892E85" w:rsidRPr="00967BDA" w:rsidRDefault="007D4EA7">
      <w:pPr>
        <w:pBdr>
          <w:top w:val="nil"/>
          <w:left w:val="nil"/>
          <w:bottom w:val="nil"/>
          <w:right w:val="nil"/>
          <w:between w:val="nil"/>
        </w:pBdr>
        <w:spacing w:before="180" w:after="180" w:line="480" w:lineRule="auto"/>
        <w:rPr>
          <w:rFonts w:eastAsia="Aptos"/>
          <w:color w:val="000000"/>
        </w:rPr>
      </w:pPr>
      <w:r w:rsidRPr="00571D2D">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0000009F" w14:textId="77777777" w:rsidR="00892E85" w:rsidRPr="00967BDA" w:rsidRDefault="007D4EA7" w:rsidP="00967BDA">
      <w:pPr>
        <w:pStyle w:val="Heading3"/>
        <w:spacing w:before="120" w:after="120" w:line="480" w:lineRule="auto"/>
        <w:rPr>
          <w:b/>
          <w:bCs/>
          <w:color w:val="000000"/>
          <w:sz w:val="24"/>
          <w:szCs w:val="24"/>
        </w:rPr>
      </w:pPr>
      <w:r w:rsidRPr="00967BDA">
        <w:rPr>
          <w:b/>
          <w:bCs/>
          <w:color w:val="000000"/>
          <w:sz w:val="24"/>
          <w:szCs w:val="24"/>
        </w:rPr>
        <w:t>Network statistics</w:t>
      </w:r>
    </w:p>
    <w:p w14:paraId="000000A0" w14:textId="534262A1"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Network topological statistics (degree, normalized betweenness centrality, PageRank) were computed on the SPOKE-derived subgraph using </w:t>
      </w:r>
      <w:r w:rsidRPr="00571D2D">
        <w:rPr>
          <w:i/>
          <w:iCs/>
          <w:color w:val="000000"/>
        </w:rPr>
        <w:t>R igraph v</w:t>
      </w:r>
      <w:r w:rsidR="00CF51B3">
        <w:rPr>
          <w:i/>
          <w:iCs/>
          <w:color w:val="000000"/>
        </w:rPr>
        <w:t>2</w:t>
      </w:r>
      <w:r w:rsidRPr="00571D2D">
        <w:rPr>
          <w:i/>
          <w:iCs/>
          <w:color w:val="000000"/>
        </w:rPr>
        <w:t>.</w:t>
      </w:r>
      <w:r w:rsidR="00CF51B3">
        <w:rPr>
          <w:i/>
          <w:iCs/>
          <w:color w:val="000000"/>
        </w:rPr>
        <w:t>3</w:t>
      </w:r>
      <w:r w:rsidRPr="00571D2D">
        <w:rPr>
          <w:i/>
          <w:iCs/>
          <w:color w:val="000000"/>
        </w:rPr>
        <w:t>.</w:t>
      </w:r>
      <w:r w:rsidR="00CF51B3">
        <w:rPr>
          <w:i/>
          <w:iCs/>
          <w:color w:val="000000"/>
        </w:rPr>
        <w:t>1</w:t>
      </w:r>
      <w:r w:rsidRPr="00571D2D">
        <w:rPr>
          <w:color w:val="000000"/>
        </w:rPr>
        <w:t>. Betweenness values reported are normalized by 2 / ((n−1)</w:t>
      </w:r>
      <w:r w:rsidR="00F458F7">
        <w:rPr>
          <w:color w:val="000000"/>
        </w:rPr>
        <w:t xml:space="preserve"> </w:t>
      </w:r>
      <w:r w:rsidRPr="00571D2D">
        <w:rPr>
          <w:color w:val="000000"/>
        </w:rPr>
        <w:t>(n−2)) for an undirected graph with n nodes.</w:t>
      </w:r>
    </w:p>
    <w:p w14:paraId="000000A2" w14:textId="34CE9A53" w:rsidR="00892E85" w:rsidRPr="00571D2D" w:rsidRDefault="007D4EA7" w:rsidP="00967BDA">
      <w:pPr>
        <w:pBdr>
          <w:top w:val="nil"/>
          <w:left w:val="nil"/>
          <w:bottom w:val="nil"/>
          <w:right w:val="nil"/>
          <w:between w:val="nil"/>
        </w:pBdr>
        <w:spacing w:before="180" w:after="180" w:line="480" w:lineRule="auto"/>
        <w:rPr>
          <w:color w:val="000000"/>
        </w:rPr>
      </w:pPr>
      <w:r w:rsidRPr="00967BDA">
        <w:rPr>
          <w:b/>
          <w:bCs/>
          <w:color w:val="000000"/>
        </w:rPr>
        <w:lastRenderedPageBreak/>
        <w:t>Software</w:t>
      </w:r>
    </w:p>
    <w:p w14:paraId="000000A3" w14:textId="77777777" w:rsidR="00892E85" w:rsidRPr="00967BDA" w:rsidRDefault="007D4EA7" w:rsidP="0023114B">
      <w:pPr>
        <w:pBdr>
          <w:top w:val="nil"/>
          <w:left w:val="nil"/>
          <w:bottom w:val="nil"/>
          <w:right w:val="nil"/>
          <w:between w:val="nil"/>
        </w:pBdr>
        <w:spacing w:before="180" w:after="180" w:line="480" w:lineRule="auto"/>
        <w:rPr>
          <w:rFonts w:eastAsia="Aptos"/>
        </w:rPr>
      </w:pPr>
      <w:r w:rsidRPr="00571D2D">
        <w:rPr>
          <w:color w:val="000000"/>
        </w:rPr>
        <w:t xml:space="preserve">Heatmaps were generated using MetaboAnalyst v5.0. Forest plots were generated in R using the </w:t>
      </w:r>
      <w:r w:rsidRPr="00967BDA">
        <w:rPr>
          <w:rFonts w:eastAsia="Consolas"/>
          <w:color w:val="000000"/>
        </w:rPr>
        <w:t>forestplot</w:t>
      </w:r>
      <w:r w:rsidRPr="00571D2D">
        <w:rPr>
          <w:color w:val="000000"/>
        </w:rPr>
        <w:t xml:space="preserve"> package. All other figures were generated using ggplot2 (v3.4.x).</w:t>
      </w:r>
    </w:p>
    <w:p w14:paraId="000000A4" w14:textId="77777777" w:rsidR="00892E85" w:rsidRPr="00571D2D" w:rsidRDefault="00892E85">
      <w:pPr>
        <w:pBdr>
          <w:top w:val="nil"/>
          <w:left w:val="nil"/>
          <w:bottom w:val="nil"/>
          <w:right w:val="nil"/>
          <w:between w:val="nil"/>
        </w:pBdr>
        <w:spacing w:before="120" w:after="120" w:line="480" w:lineRule="auto"/>
        <w:rPr>
          <w:color w:val="000000"/>
        </w:rPr>
      </w:pPr>
    </w:p>
    <w:p w14:paraId="000000A5" w14:textId="77777777" w:rsidR="00892E85" w:rsidRPr="00571D2D" w:rsidRDefault="00892E85"/>
    <w:p w14:paraId="000000A6" w14:textId="77777777" w:rsidR="00892E85" w:rsidRPr="00571D2D" w:rsidRDefault="007D4EA7">
      <w:pPr>
        <w:pStyle w:val="Heading2"/>
        <w:spacing w:before="120" w:after="120"/>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KEY RESOURCES TABLE</w:t>
      </w:r>
    </w:p>
    <w:p w14:paraId="000000A7" w14:textId="77777777" w:rsidR="00892E85" w:rsidRPr="00571D2D"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tr w:rsidR="00892E85" w:rsidRPr="00571D2D" w14:paraId="3D1E1F09" w14:textId="77777777">
        <w:trPr>
          <w:tblHeader/>
        </w:trPr>
        <w:tc>
          <w:tcPr>
            <w:tcW w:w="3120" w:type="dxa"/>
            <w:vAlign w:val="center"/>
          </w:tcPr>
          <w:p w14:paraId="000000A8" w14:textId="77777777" w:rsidR="00892E85" w:rsidRPr="00571D2D" w:rsidRDefault="007D4EA7">
            <w:pPr>
              <w:spacing w:before="120" w:after="120"/>
              <w:jc w:val="center"/>
              <w:rPr>
                <w:b/>
                <w:bCs/>
              </w:rPr>
            </w:pPr>
            <w:r w:rsidRPr="00571D2D">
              <w:rPr>
                <w:b/>
                <w:bCs/>
              </w:rPr>
              <w:t>REAGENT or RESOURCE</w:t>
            </w:r>
          </w:p>
        </w:tc>
        <w:tc>
          <w:tcPr>
            <w:tcW w:w="3120" w:type="dxa"/>
            <w:vAlign w:val="center"/>
          </w:tcPr>
          <w:p w14:paraId="000000A9" w14:textId="77777777" w:rsidR="00892E85" w:rsidRPr="00571D2D" w:rsidRDefault="007D4EA7">
            <w:pPr>
              <w:spacing w:before="120" w:after="120"/>
              <w:jc w:val="center"/>
              <w:rPr>
                <w:b/>
                <w:bCs/>
              </w:rPr>
            </w:pPr>
            <w:r w:rsidRPr="00571D2D">
              <w:rPr>
                <w:b/>
                <w:bCs/>
              </w:rPr>
              <w:t>SOURCE</w:t>
            </w:r>
          </w:p>
        </w:tc>
        <w:tc>
          <w:tcPr>
            <w:tcW w:w="3120" w:type="dxa"/>
            <w:vAlign w:val="center"/>
          </w:tcPr>
          <w:p w14:paraId="000000AA" w14:textId="77777777" w:rsidR="00892E85" w:rsidRPr="00571D2D" w:rsidRDefault="007D4EA7">
            <w:pPr>
              <w:spacing w:before="120" w:after="120"/>
              <w:jc w:val="center"/>
              <w:rPr>
                <w:b/>
                <w:bCs/>
              </w:rPr>
            </w:pPr>
            <w:r w:rsidRPr="00571D2D">
              <w:rPr>
                <w:b/>
                <w:bCs/>
              </w:rPr>
              <w:t>IDENTIFIER</w:t>
            </w:r>
          </w:p>
        </w:tc>
      </w:tr>
      <w:tr w:rsidR="00892E85" w:rsidRPr="00571D2D" w14:paraId="47996BD8" w14:textId="77777777">
        <w:tc>
          <w:tcPr>
            <w:tcW w:w="3120" w:type="dxa"/>
            <w:vAlign w:val="center"/>
          </w:tcPr>
          <w:p w14:paraId="000000AB" w14:textId="77777777" w:rsidR="00892E85" w:rsidRPr="00571D2D" w:rsidRDefault="007D4EA7">
            <w:pPr>
              <w:spacing w:before="120" w:after="120"/>
            </w:pPr>
            <w:r w:rsidRPr="00571D2D">
              <w:rPr>
                <w:b/>
                <w:bCs/>
              </w:rPr>
              <w:t>Deposited data</w:t>
            </w:r>
          </w:p>
        </w:tc>
        <w:tc>
          <w:tcPr>
            <w:tcW w:w="3120" w:type="dxa"/>
            <w:vAlign w:val="center"/>
          </w:tcPr>
          <w:p w14:paraId="000000AC" w14:textId="77777777" w:rsidR="00892E85" w:rsidRPr="00571D2D" w:rsidRDefault="00892E85">
            <w:pPr>
              <w:spacing w:before="120" w:after="120"/>
            </w:pPr>
          </w:p>
        </w:tc>
        <w:tc>
          <w:tcPr>
            <w:tcW w:w="3120" w:type="dxa"/>
            <w:vAlign w:val="center"/>
          </w:tcPr>
          <w:p w14:paraId="000000AD" w14:textId="77777777" w:rsidR="00892E85" w:rsidRPr="00571D2D" w:rsidRDefault="00892E85">
            <w:pPr>
              <w:spacing w:before="120" w:after="120"/>
            </w:pPr>
          </w:p>
        </w:tc>
      </w:tr>
      <w:tr w:rsidR="00892E85" w:rsidRPr="00571D2D" w14:paraId="63CB138F" w14:textId="77777777">
        <w:tc>
          <w:tcPr>
            <w:tcW w:w="3120" w:type="dxa"/>
            <w:vAlign w:val="center"/>
          </w:tcPr>
          <w:p w14:paraId="000000AE" w14:textId="77777777" w:rsidR="00892E85" w:rsidRPr="00571D2D" w:rsidRDefault="007D4EA7">
            <w:pPr>
              <w:spacing w:before="120" w:after="120"/>
            </w:pPr>
            <w:r w:rsidRPr="00571D2D">
              <w:t>LABS-2 metabolomics data</w:t>
            </w:r>
          </w:p>
        </w:tc>
        <w:tc>
          <w:tcPr>
            <w:tcW w:w="3120" w:type="dxa"/>
            <w:vAlign w:val="center"/>
          </w:tcPr>
          <w:p w14:paraId="000000AF" w14:textId="77777777" w:rsidR="00892E85" w:rsidRPr="00571D2D" w:rsidRDefault="007D4EA7">
            <w:pPr>
              <w:spacing w:before="120" w:after="120"/>
            </w:pPr>
            <w:r w:rsidRPr="00571D2D">
              <w:t>This study</w:t>
            </w:r>
          </w:p>
        </w:tc>
        <w:tc>
          <w:tcPr>
            <w:tcW w:w="3120" w:type="dxa"/>
            <w:vAlign w:val="center"/>
          </w:tcPr>
          <w:p w14:paraId="000000B0" w14:textId="77777777" w:rsidR="00892E85" w:rsidRPr="00571D2D" w:rsidRDefault="007D4EA7">
            <w:pPr>
              <w:spacing w:before="120" w:after="120"/>
            </w:pPr>
            <w:r w:rsidRPr="00571D2D">
              <w:t>[accession or DOI]</w:t>
            </w:r>
          </w:p>
        </w:tc>
      </w:tr>
      <w:tr w:rsidR="00892E85" w:rsidRPr="00571D2D" w14:paraId="00BA49D7" w14:textId="77777777">
        <w:tc>
          <w:tcPr>
            <w:tcW w:w="3120" w:type="dxa"/>
            <w:vAlign w:val="center"/>
          </w:tcPr>
          <w:p w14:paraId="000000B1" w14:textId="77777777" w:rsidR="00892E85" w:rsidRPr="00571D2D" w:rsidRDefault="007D4EA7">
            <w:pPr>
              <w:spacing w:before="120" w:after="120"/>
            </w:pPr>
            <w:r w:rsidRPr="00571D2D">
              <w:t>FHS Offspring genotype/phenotype data</w:t>
            </w:r>
          </w:p>
        </w:tc>
        <w:tc>
          <w:tcPr>
            <w:tcW w:w="3120" w:type="dxa"/>
            <w:vAlign w:val="center"/>
          </w:tcPr>
          <w:p w14:paraId="000000B2" w14:textId="77777777" w:rsidR="00892E85" w:rsidRPr="00571D2D" w:rsidRDefault="007D4EA7">
            <w:pPr>
              <w:spacing w:before="120" w:after="120"/>
            </w:pPr>
            <w:r w:rsidRPr="00571D2D">
              <w:t>dbGaP</w:t>
            </w:r>
          </w:p>
        </w:tc>
        <w:tc>
          <w:tcPr>
            <w:tcW w:w="3120" w:type="dxa"/>
            <w:vAlign w:val="center"/>
          </w:tcPr>
          <w:p w14:paraId="000000B3" w14:textId="77777777" w:rsidR="00892E85" w:rsidRPr="00571D2D" w:rsidRDefault="007D4EA7">
            <w:pPr>
              <w:spacing w:before="120" w:after="120"/>
            </w:pPr>
            <w:r w:rsidRPr="00571D2D">
              <w:t>phs000007</w:t>
            </w:r>
          </w:p>
        </w:tc>
      </w:tr>
      <w:tr w:rsidR="00892E85" w:rsidRPr="00571D2D" w14:paraId="05AF7E5F" w14:textId="77777777">
        <w:tc>
          <w:tcPr>
            <w:tcW w:w="3120" w:type="dxa"/>
            <w:vAlign w:val="center"/>
          </w:tcPr>
          <w:p w14:paraId="000000B4" w14:textId="77777777" w:rsidR="00892E85" w:rsidRPr="00571D2D" w:rsidRDefault="007D4EA7">
            <w:pPr>
              <w:spacing w:before="120" w:after="120"/>
            </w:pPr>
            <w:r w:rsidRPr="00571D2D">
              <w:t>FHS metabolomics data (HILIC)</w:t>
            </w:r>
          </w:p>
        </w:tc>
        <w:tc>
          <w:tcPr>
            <w:tcW w:w="3120" w:type="dxa"/>
            <w:vAlign w:val="center"/>
          </w:tcPr>
          <w:p w14:paraId="000000B5" w14:textId="77777777" w:rsidR="00892E85" w:rsidRPr="00571D2D" w:rsidRDefault="007D4EA7">
            <w:pPr>
              <w:spacing w:before="120" w:after="120"/>
            </w:pPr>
            <w:r w:rsidRPr="00571D2D">
              <w:t>dbGaP / Broad Institute</w:t>
            </w:r>
          </w:p>
        </w:tc>
        <w:tc>
          <w:tcPr>
            <w:tcW w:w="3120" w:type="dxa"/>
            <w:vAlign w:val="center"/>
          </w:tcPr>
          <w:p w14:paraId="000000B6" w14:textId="77777777" w:rsidR="00892E85" w:rsidRPr="00571D2D" w:rsidRDefault="007D4EA7">
            <w:pPr>
              <w:spacing w:before="120" w:after="120"/>
            </w:pPr>
            <w:r w:rsidRPr="00571D2D">
              <w:t>[ ]</w:t>
            </w:r>
          </w:p>
        </w:tc>
      </w:tr>
      <w:tr w:rsidR="00892E85" w:rsidRPr="00571D2D" w14:paraId="388FBE02" w14:textId="77777777">
        <w:tc>
          <w:tcPr>
            <w:tcW w:w="3120" w:type="dxa"/>
            <w:vAlign w:val="center"/>
          </w:tcPr>
          <w:p w14:paraId="000000B7" w14:textId="77777777" w:rsidR="00892E85" w:rsidRPr="00571D2D" w:rsidRDefault="007D4EA7">
            <w:pPr>
              <w:spacing w:before="120" w:after="120"/>
            </w:pPr>
            <w:r w:rsidRPr="00571D2D">
              <w:rPr>
                <w:b/>
                <w:bCs/>
              </w:rPr>
              <w:t>Software and algorithms</w:t>
            </w:r>
          </w:p>
        </w:tc>
        <w:tc>
          <w:tcPr>
            <w:tcW w:w="3120" w:type="dxa"/>
            <w:vAlign w:val="center"/>
          </w:tcPr>
          <w:p w14:paraId="000000B8" w14:textId="77777777" w:rsidR="00892E85" w:rsidRPr="00571D2D" w:rsidRDefault="00892E85">
            <w:pPr>
              <w:spacing w:before="120" w:after="120"/>
            </w:pPr>
          </w:p>
        </w:tc>
        <w:tc>
          <w:tcPr>
            <w:tcW w:w="3120" w:type="dxa"/>
            <w:vAlign w:val="center"/>
          </w:tcPr>
          <w:p w14:paraId="000000B9" w14:textId="77777777" w:rsidR="00892E85" w:rsidRPr="00571D2D" w:rsidRDefault="00892E85">
            <w:pPr>
              <w:spacing w:before="120" w:after="120"/>
            </w:pPr>
          </w:p>
        </w:tc>
      </w:tr>
      <w:tr w:rsidR="00892E85" w:rsidRPr="00571D2D" w14:paraId="7D791A3E" w14:textId="77777777">
        <w:tc>
          <w:tcPr>
            <w:tcW w:w="3120" w:type="dxa"/>
            <w:vAlign w:val="center"/>
          </w:tcPr>
          <w:p w14:paraId="000000BA" w14:textId="77777777" w:rsidR="00892E85" w:rsidRPr="00571D2D" w:rsidRDefault="007D4EA7">
            <w:pPr>
              <w:spacing w:before="120" w:after="120"/>
            </w:pPr>
            <w:r w:rsidRPr="00571D2D">
              <w:t>R</w:t>
            </w:r>
          </w:p>
        </w:tc>
        <w:tc>
          <w:tcPr>
            <w:tcW w:w="3120" w:type="dxa"/>
            <w:vAlign w:val="center"/>
          </w:tcPr>
          <w:p w14:paraId="000000BB" w14:textId="77777777" w:rsidR="00892E85" w:rsidRPr="00571D2D" w:rsidRDefault="007D4EA7">
            <w:pPr>
              <w:spacing w:before="120" w:after="120"/>
            </w:pPr>
            <w:r w:rsidRPr="00571D2D">
              <w:t>CRAN</w:t>
            </w:r>
          </w:p>
        </w:tc>
        <w:tc>
          <w:tcPr>
            <w:tcW w:w="3120" w:type="dxa"/>
            <w:vAlign w:val="center"/>
          </w:tcPr>
          <w:p w14:paraId="000000BC" w14:textId="77777777" w:rsidR="00892E85" w:rsidRPr="00571D2D" w:rsidRDefault="007D4EA7">
            <w:pPr>
              <w:spacing w:before="120" w:after="120"/>
            </w:pPr>
            <w:r w:rsidRPr="00571D2D">
              <w:t>RRID:SCR_001905; v4.0.3</w:t>
            </w:r>
          </w:p>
        </w:tc>
      </w:tr>
      <w:tr w:rsidR="00892E85" w:rsidRPr="00571D2D" w14:paraId="29F0B802" w14:textId="77777777">
        <w:tc>
          <w:tcPr>
            <w:tcW w:w="3120" w:type="dxa"/>
            <w:vAlign w:val="center"/>
          </w:tcPr>
          <w:p w14:paraId="000000BD" w14:textId="77777777" w:rsidR="00892E85" w:rsidRPr="00571D2D" w:rsidRDefault="007D4EA7">
            <w:pPr>
              <w:spacing w:before="120" w:after="120"/>
            </w:pPr>
            <w:r w:rsidRPr="00571D2D">
              <w:t>Mplus</w:t>
            </w:r>
          </w:p>
        </w:tc>
        <w:tc>
          <w:tcPr>
            <w:tcW w:w="3120" w:type="dxa"/>
            <w:vAlign w:val="center"/>
          </w:tcPr>
          <w:p w14:paraId="000000BE" w14:textId="77777777" w:rsidR="00892E85" w:rsidRPr="00571D2D" w:rsidRDefault="007D4EA7">
            <w:pPr>
              <w:spacing w:before="120" w:after="120"/>
            </w:pPr>
            <w:r w:rsidRPr="00571D2D">
              <w:t>Muthén &amp; Muthén</w:t>
            </w:r>
          </w:p>
        </w:tc>
        <w:tc>
          <w:tcPr>
            <w:tcW w:w="3120" w:type="dxa"/>
            <w:vAlign w:val="center"/>
          </w:tcPr>
          <w:p w14:paraId="000000BF" w14:textId="77777777" w:rsidR="00892E85" w:rsidRPr="00571D2D" w:rsidRDefault="007D4EA7">
            <w:pPr>
              <w:spacing w:before="120" w:after="120"/>
            </w:pPr>
            <w:r w:rsidRPr="00571D2D">
              <w:t>RRID:SCR_015983; v7.4</w:t>
            </w:r>
          </w:p>
        </w:tc>
      </w:tr>
      <w:tr w:rsidR="00892E85" w:rsidRPr="00571D2D" w14:paraId="12CFE565" w14:textId="77777777">
        <w:tc>
          <w:tcPr>
            <w:tcW w:w="3120" w:type="dxa"/>
            <w:vAlign w:val="center"/>
          </w:tcPr>
          <w:p w14:paraId="000000C0" w14:textId="77777777" w:rsidR="00892E85" w:rsidRPr="00571D2D" w:rsidRDefault="007D4EA7">
            <w:pPr>
              <w:spacing w:before="120" w:after="120"/>
            </w:pPr>
            <w:r w:rsidRPr="00571D2D">
              <w:t>brokenstick R package</w:t>
            </w:r>
          </w:p>
        </w:tc>
        <w:tc>
          <w:tcPr>
            <w:tcW w:w="3120" w:type="dxa"/>
            <w:vAlign w:val="center"/>
          </w:tcPr>
          <w:p w14:paraId="000000C1" w14:textId="77777777" w:rsidR="00892E85" w:rsidRPr="00571D2D" w:rsidRDefault="007D4EA7">
            <w:pPr>
              <w:spacing w:before="120" w:after="120"/>
            </w:pPr>
            <w:r w:rsidRPr="00571D2D">
              <w:t>CRAN</w:t>
            </w:r>
          </w:p>
        </w:tc>
        <w:tc>
          <w:tcPr>
            <w:tcW w:w="3120" w:type="dxa"/>
            <w:vAlign w:val="center"/>
          </w:tcPr>
          <w:p w14:paraId="000000C2" w14:textId="77777777" w:rsidR="00892E85" w:rsidRPr="00571D2D" w:rsidRDefault="007D4EA7">
            <w:pPr>
              <w:spacing w:before="120" w:after="120"/>
            </w:pPr>
            <w:r w:rsidRPr="00571D2D">
              <w:t>v2.0.0</w:t>
            </w:r>
          </w:p>
        </w:tc>
      </w:tr>
      <w:tr w:rsidR="00892E85" w:rsidRPr="00571D2D" w14:paraId="4C9FFDCD" w14:textId="77777777">
        <w:tc>
          <w:tcPr>
            <w:tcW w:w="3120" w:type="dxa"/>
            <w:vAlign w:val="center"/>
          </w:tcPr>
          <w:p w14:paraId="000000C3" w14:textId="77777777" w:rsidR="00892E85" w:rsidRPr="00571D2D" w:rsidRDefault="007D4EA7">
            <w:pPr>
              <w:spacing w:before="120" w:after="120"/>
            </w:pPr>
            <w:r w:rsidRPr="00571D2D">
              <w:t>MICE R package</w:t>
            </w:r>
          </w:p>
        </w:tc>
        <w:tc>
          <w:tcPr>
            <w:tcW w:w="3120" w:type="dxa"/>
            <w:vAlign w:val="center"/>
          </w:tcPr>
          <w:p w14:paraId="000000C4" w14:textId="77777777" w:rsidR="00892E85" w:rsidRPr="00571D2D" w:rsidRDefault="007D4EA7">
            <w:pPr>
              <w:spacing w:before="120" w:after="120"/>
            </w:pPr>
            <w:r w:rsidRPr="00571D2D">
              <w:t>CRAN</w:t>
            </w:r>
          </w:p>
        </w:tc>
        <w:tc>
          <w:tcPr>
            <w:tcW w:w="3120" w:type="dxa"/>
            <w:vAlign w:val="center"/>
          </w:tcPr>
          <w:p w14:paraId="000000C5" w14:textId="77777777" w:rsidR="00892E85" w:rsidRPr="00571D2D" w:rsidRDefault="007D4EA7">
            <w:pPr>
              <w:spacing w:before="120" w:after="120"/>
            </w:pPr>
            <w:r w:rsidRPr="00571D2D">
              <w:t>v3.1</w:t>
            </w:r>
          </w:p>
        </w:tc>
      </w:tr>
      <w:tr w:rsidR="00892E85" w:rsidRPr="00571D2D" w14:paraId="30D87E76" w14:textId="77777777">
        <w:tc>
          <w:tcPr>
            <w:tcW w:w="3120" w:type="dxa"/>
            <w:vAlign w:val="center"/>
          </w:tcPr>
          <w:p w14:paraId="000000C6" w14:textId="77777777" w:rsidR="00892E85" w:rsidRPr="00571D2D" w:rsidRDefault="007D4EA7">
            <w:pPr>
              <w:spacing w:before="120" w:after="120"/>
            </w:pPr>
            <w:r w:rsidRPr="00571D2D">
              <w:t>MatchIt  R package</w:t>
            </w:r>
          </w:p>
        </w:tc>
        <w:tc>
          <w:tcPr>
            <w:tcW w:w="3120" w:type="dxa"/>
            <w:vAlign w:val="center"/>
          </w:tcPr>
          <w:p w14:paraId="000000C7" w14:textId="77777777" w:rsidR="00892E85" w:rsidRPr="00571D2D" w:rsidRDefault="007D4EA7">
            <w:pPr>
              <w:spacing w:before="120" w:after="120"/>
            </w:pPr>
            <w:r w:rsidRPr="00571D2D">
              <w:t>CRNA</w:t>
            </w:r>
          </w:p>
        </w:tc>
        <w:tc>
          <w:tcPr>
            <w:tcW w:w="3120" w:type="dxa"/>
            <w:vAlign w:val="center"/>
          </w:tcPr>
          <w:p w14:paraId="000000C8" w14:textId="77777777" w:rsidR="00892E85" w:rsidRPr="00571D2D" w:rsidRDefault="007D4EA7">
            <w:pPr>
              <w:spacing w:before="120" w:after="120"/>
            </w:pPr>
            <w:r w:rsidRPr="00571D2D">
              <w:t>v4.5.0</w:t>
            </w:r>
          </w:p>
        </w:tc>
      </w:tr>
      <w:tr w:rsidR="00892E85" w:rsidRPr="00571D2D" w14:paraId="7C78384D" w14:textId="77777777">
        <w:tc>
          <w:tcPr>
            <w:tcW w:w="3120" w:type="dxa"/>
            <w:vAlign w:val="center"/>
          </w:tcPr>
          <w:p w14:paraId="000000C9" w14:textId="77777777" w:rsidR="00892E85" w:rsidRPr="00571D2D" w:rsidRDefault="007D4EA7">
            <w:pPr>
              <w:spacing w:before="120" w:after="120"/>
            </w:pPr>
            <w:r w:rsidRPr="00571D2D">
              <w:t>MetaboAnalyst</w:t>
            </w:r>
          </w:p>
        </w:tc>
        <w:tc>
          <w:tcPr>
            <w:tcW w:w="3120" w:type="dxa"/>
            <w:vAlign w:val="center"/>
          </w:tcPr>
          <w:p w14:paraId="000000CA" w14:textId="77777777" w:rsidR="00892E85" w:rsidRPr="00571D2D" w:rsidRDefault="007D4EA7">
            <w:pPr>
              <w:spacing w:before="120" w:after="120"/>
            </w:pPr>
            <w:r w:rsidRPr="00571D2D">
              <w:t>Xia Lab, McGill</w:t>
            </w:r>
          </w:p>
        </w:tc>
        <w:tc>
          <w:tcPr>
            <w:tcW w:w="3120" w:type="dxa"/>
            <w:vAlign w:val="center"/>
          </w:tcPr>
          <w:p w14:paraId="000000CB" w14:textId="77777777" w:rsidR="00892E85" w:rsidRPr="00571D2D" w:rsidRDefault="007D4EA7">
            <w:pPr>
              <w:spacing w:before="120" w:after="120"/>
            </w:pPr>
            <w:r w:rsidRPr="00571D2D">
              <w:t>RRID:SCR_015539; v5.0</w:t>
            </w:r>
          </w:p>
        </w:tc>
      </w:tr>
      <w:tr w:rsidR="00892E85" w:rsidRPr="00571D2D" w14:paraId="2B14CE19" w14:textId="77777777">
        <w:tc>
          <w:tcPr>
            <w:tcW w:w="3120" w:type="dxa"/>
            <w:vAlign w:val="center"/>
          </w:tcPr>
          <w:p w14:paraId="000000CC" w14:textId="77777777" w:rsidR="00892E85" w:rsidRPr="00571D2D" w:rsidRDefault="007D4EA7">
            <w:pPr>
              <w:spacing w:before="120" w:after="120"/>
            </w:pPr>
            <w:r w:rsidRPr="00571D2D">
              <w:t>Progenesis CoMet</w:t>
            </w:r>
          </w:p>
        </w:tc>
        <w:tc>
          <w:tcPr>
            <w:tcW w:w="3120" w:type="dxa"/>
            <w:vAlign w:val="center"/>
          </w:tcPr>
          <w:p w14:paraId="000000CD" w14:textId="77777777" w:rsidR="00892E85" w:rsidRPr="00571D2D" w:rsidRDefault="007D4EA7">
            <w:pPr>
              <w:spacing w:before="120" w:after="120"/>
            </w:pPr>
            <w:r w:rsidRPr="00571D2D">
              <w:t>Waters/Nonlinear Dynamics</w:t>
            </w:r>
          </w:p>
        </w:tc>
        <w:tc>
          <w:tcPr>
            <w:tcW w:w="3120" w:type="dxa"/>
            <w:vAlign w:val="center"/>
          </w:tcPr>
          <w:p w14:paraId="000000CE" w14:textId="77777777" w:rsidR="00892E85" w:rsidRPr="00571D2D" w:rsidRDefault="007D4EA7">
            <w:pPr>
              <w:spacing w:before="120" w:after="120"/>
            </w:pPr>
            <w:r w:rsidRPr="00571D2D">
              <w:t>v2.0</w:t>
            </w:r>
          </w:p>
        </w:tc>
      </w:tr>
      <w:tr w:rsidR="00892E85" w:rsidRPr="00571D2D" w14:paraId="58334CC1" w14:textId="77777777">
        <w:tc>
          <w:tcPr>
            <w:tcW w:w="3120" w:type="dxa"/>
            <w:vAlign w:val="center"/>
          </w:tcPr>
          <w:p w14:paraId="000000CF" w14:textId="77777777" w:rsidR="00892E85" w:rsidRPr="00571D2D" w:rsidRDefault="007D4EA7">
            <w:pPr>
              <w:spacing w:before="120" w:after="120"/>
            </w:pPr>
            <w:r w:rsidRPr="00571D2D">
              <w:t>TraceFinder</w:t>
            </w:r>
          </w:p>
        </w:tc>
        <w:tc>
          <w:tcPr>
            <w:tcW w:w="3120" w:type="dxa"/>
            <w:vAlign w:val="center"/>
          </w:tcPr>
          <w:p w14:paraId="000000D0" w14:textId="77777777" w:rsidR="00892E85" w:rsidRPr="00571D2D" w:rsidRDefault="007D4EA7">
            <w:pPr>
              <w:spacing w:before="120" w:after="120"/>
            </w:pPr>
            <w:r w:rsidRPr="00571D2D">
              <w:t>Thermo Scientific</w:t>
            </w:r>
          </w:p>
        </w:tc>
        <w:tc>
          <w:tcPr>
            <w:tcW w:w="3120" w:type="dxa"/>
            <w:vAlign w:val="center"/>
          </w:tcPr>
          <w:p w14:paraId="000000D1" w14:textId="77777777" w:rsidR="00892E85" w:rsidRPr="00571D2D" w:rsidRDefault="007D4EA7">
            <w:pPr>
              <w:spacing w:before="120" w:after="120"/>
            </w:pPr>
            <w:r w:rsidRPr="00571D2D">
              <w:t>v3.1</w:t>
            </w:r>
          </w:p>
        </w:tc>
      </w:tr>
      <w:tr w:rsidR="00892E85" w:rsidRPr="00571D2D" w14:paraId="43146061" w14:textId="77777777">
        <w:tc>
          <w:tcPr>
            <w:tcW w:w="3120" w:type="dxa"/>
            <w:vAlign w:val="center"/>
          </w:tcPr>
          <w:p w14:paraId="000000D2" w14:textId="77777777" w:rsidR="00892E85" w:rsidRPr="00571D2D" w:rsidRDefault="007D4EA7">
            <w:pPr>
              <w:spacing w:before="120" w:after="120"/>
            </w:pPr>
            <w:r w:rsidRPr="00571D2D">
              <w:t>SAIGE</w:t>
            </w:r>
          </w:p>
        </w:tc>
        <w:tc>
          <w:tcPr>
            <w:tcW w:w="3120" w:type="dxa"/>
            <w:vAlign w:val="center"/>
          </w:tcPr>
          <w:p w14:paraId="000000D3" w14:textId="77777777" w:rsidR="00892E85" w:rsidRPr="00571D2D" w:rsidRDefault="007D4EA7">
            <w:pPr>
              <w:spacing w:before="120" w:after="120"/>
            </w:pPr>
            <w:r w:rsidRPr="00571D2D">
              <w:t>[url?]</w:t>
            </w:r>
          </w:p>
        </w:tc>
        <w:tc>
          <w:tcPr>
            <w:tcW w:w="3120" w:type="dxa"/>
            <w:vAlign w:val="center"/>
          </w:tcPr>
          <w:p w14:paraId="000000D4" w14:textId="77777777" w:rsidR="00892E85" w:rsidRPr="00571D2D" w:rsidRDefault="007D4EA7">
            <w:pPr>
              <w:spacing w:before="120" w:after="120"/>
            </w:pPr>
            <w:r w:rsidRPr="00571D2D">
              <w:t>[version]</w:t>
            </w:r>
          </w:p>
        </w:tc>
      </w:tr>
      <w:tr w:rsidR="00892E85" w:rsidRPr="00571D2D" w14:paraId="7FC24206" w14:textId="77777777">
        <w:tc>
          <w:tcPr>
            <w:tcW w:w="3120" w:type="dxa"/>
            <w:vAlign w:val="center"/>
          </w:tcPr>
          <w:p w14:paraId="000000D5" w14:textId="77777777" w:rsidR="00892E85" w:rsidRPr="00571D2D" w:rsidRDefault="007D4EA7">
            <w:pPr>
              <w:spacing w:before="120" w:after="120"/>
            </w:pPr>
            <w:r w:rsidRPr="00571D2D">
              <w:lastRenderedPageBreak/>
              <w:t>PLINK</w:t>
            </w:r>
          </w:p>
        </w:tc>
        <w:tc>
          <w:tcPr>
            <w:tcW w:w="3120" w:type="dxa"/>
            <w:vAlign w:val="center"/>
          </w:tcPr>
          <w:p w14:paraId="000000D6" w14:textId="77777777" w:rsidR="00892E85" w:rsidRPr="00571D2D" w:rsidRDefault="007D4EA7">
            <w:pPr>
              <w:spacing w:before="120" w:after="120"/>
            </w:pPr>
            <w:r w:rsidRPr="00571D2D">
              <w:t>Purcell lab</w:t>
            </w:r>
          </w:p>
        </w:tc>
        <w:tc>
          <w:tcPr>
            <w:tcW w:w="3120" w:type="dxa"/>
            <w:vAlign w:val="center"/>
          </w:tcPr>
          <w:p w14:paraId="000000D7" w14:textId="77777777" w:rsidR="00892E85" w:rsidRPr="00571D2D" w:rsidRDefault="007D4EA7">
            <w:pPr>
              <w:spacing w:before="120" w:after="120"/>
            </w:pPr>
            <w:r w:rsidRPr="00571D2D">
              <w:t>RRID:SCR_001757; v1.07 / v2.0</w:t>
            </w:r>
          </w:p>
        </w:tc>
      </w:tr>
      <w:tr w:rsidR="00892E85" w:rsidRPr="00571D2D" w14:paraId="5A6BE9BF" w14:textId="77777777">
        <w:tc>
          <w:tcPr>
            <w:tcW w:w="3120" w:type="dxa"/>
            <w:vAlign w:val="center"/>
          </w:tcPr>
          <w:p w14:paraId="000000D8" w14:textId="77777777" w:rsidR="00892E85" w:rsidRPr="00571D2D" w:rsidRDefault="007D4EA7">
            <w:pPr>
              <w:spacing w:before="120" w:after="120"/>
            </w:pPr>
            <w:r w:rsidRPr="00571D2D">
              <w:t>PLINK2</w:t>
            </w:r>
          </w:p>
        </w:tc>
        <w:tc>
          <w:tcPr>
            <w:tcW w:w="3120" w:type="dxa"/>
            <w:vAlign w:val="center"/>
          </w:tcPr>
          <w:p w14:paraId="000000D9" w14:textId="77777777" w:rsidR="00892E85" w:rsidRPr="00571D2D" w:rsidRDefault="007D4EA7">
            <w:pPr>
              <w:spacing w:before="120" w:after="120"/>
            </w:pPr>
            <w:r w:rsidRPr="00571D2D">
              <w:t>Chang et al.</w:t>
            </w:r>
          </w:p>
        </w:tc>
        <w:tc>
          <w:tcPr>
            <w:tcW w:w="3120" w:type="dxa"/>
            <w:vAlign w:val="center"/>
          </w:tcPr>
          <w:p w14:paraId="000000DA" w14:textId="77777777" w:rsidR="00892E85" w:rsidRPr="00571D2D" w:rsidRDefault="007D4EA7">
            <w:pPr>
              <w:spacing w:before="120" w:after="120"/>
            </w:pPr>
            <w:r w:rsidRPr="00571D2D">
              <w:t>[ ]</w:t>
            </w:r>
          </w:p>
        </w:tc>
      </w:tr>
      <w:tr w:rsidR="00892E85" w:rsidRPr="00571D2D" w14:paraId="78F3311B" w14:textId="77777777">
        <w:tc>
          <w:tcPr>
            <w:tcW w:w="3120" w:type="dxa"/>
            <w:vAlign w:val="center"/>
          </w:tcPr>
          <w:p w14:paraId="000000DB" w14:textId="77777777" w:rsidR="00892E85" w:rsidRPr="00571D2D" w:rsidRDefault="007D4EA7">
            <w:pPr>
              <w:spacing w:before="120" w:after="120"/>
            </w:pPr>
            <w:r w:rsidRPr="00571D2D">
              <w:t>SHAPEIT2</w:t>
            </w:r>
          </w:p>
        </w:tc>
        <w:tc>
          <w:tcPr>
            <w:tcW w:w="3120" w:type="dxa"/>
            <w:vAlign w:val="center"/>
          </w:tcPr>
          <w:p w14:paraId="000000DC" w14:textId="77777777" w:rsidR="00892E85" w:rsidRPr="00571D2D" w:rsidRDefault="007D4EA7">
            <w:pPr>
              <w:spacing w:before="120" w:after="120"/>
            </w:pPr>
            <w:r w:rsidRPr="00571D2D">
              <w:t>[ ]</w:t>
            </w:r>
          </w:p>
        </w:tc>
        <w:tc>
          <w:tcPr>
            <w:tcW w:w="3120" w:type="dxa"/>
            <w:vAlign w:val="center"/>
          </w:tcPr>
          <w:p w14:paraId="000000DD" w14:textId="77777777" w:rsidR="00892E85" w:rsidRPr="00571D2D" w:rsidRDefault="007D4EA7">
            <w:pPr>
              <w:spacing w:before="120" w:after="120"/>
            </w:pPr>
            <w:r w:rsidRPr="00571D2D">
              <w:t>[ ]</w:t>
            </w:r>
          </w:p>
        </w:tc>
      </w:tr>
      <w:tr w:rsidR="00892E85" w:rsidRPr="00571D2D" w14:paraId="24AFC827" w14:textId="77777777">
        <w:tc>
          <w:tcPr>
            <w:tcW w:w="3120" w:type="dxa"/>
            <w:vAlign w:val="center"/>
          </w:tcPr>
          <w:p w14:paraId="000000DE" w14:textId="77777777" w:rsidR="00892E85" w:rsidRPr="00571D2D" w:rsidRDefault="007D4EA7">
            <w:pPr>
              <w:spacing w:before="120" w:after="120"/>
            </w:pPr>
            <w:r w:rsidRPr="00571D2D">
              <w:t>IMPUTE2</w:t>
            </w:r>
          </w:p>
        </w:tc>
        <w:tc>
          <w:tcPr>
            <w:tcW w:w="3120" w:type="dxa"/>
            <w:vAlign w:val="center"/>
          </w:tcPr>
          <w:p w14:paraId="000000DF" w14:textId="77777777" w:rsidR="00892E85" w:rsidRPr="00571D2D" w:rsidRDefault="007D4EA7">
            <w:pPr>
              <w:spacing w:before="120" w:after="120"/>
            </w:pPr>
            <w:r w:rsidRPr="00571D2D">
              <w:t>[ ]</w:t>
            </w:r>
          </w:p>
        </w:tc>
        <w:tc>
          <w:tcPr>
            <w:tcW w:w="3120" w:type="dxa"/>
            <w:vAlign w:val="center"/>
          </w:tcPr>
          <w:p w14:paraId="000000E0" w14:textId="77777777" w:rsidR="00892E85" w:rsidRPr="00571D2D" w:rsidRDefault="007D4EA7">
            <w:pPr>
              <w:spacing w:before="120" w:after="120"/>
            </w:pPr>
            <w:r w:rsidRPr="00571D2D">
              <w:t>[ ]</w:t>
            </w:r>
          </w:p>
        </w:tc>
      </w:tr>
      <w:tr w:rsidR="00892E85" w:rsidRPr="00571D2D" w14:paraId="069E56DD" w14:textId="77777777">
        <w:tc>
          <w:tcPr>
            <w:tcW w:w="3120" w:type="dxa"/>
            <w:vAlign w:val="center"/>
          </w:tcPr>
          <w:p w14:paraId="000000E1" w14:textId="77777777" w:rsidR="00892E85" w:rsidRPr="00571D2D" w:rsidRDefault="007D4EA7">
            <w:pPr>
              <w:spacing w:before="120" w:after="120"/>
            </w:pPr>
            <w:r w:rsidRPr="00571D2D">
              <w:t>EIGENSOFT / SMARTPCA</w:t>
            </w:r>
          </w:p>
        </w:tc>
        <w:tc>
          <w:tcPr>
            <w:tcW w:w="3120" w:type="dxa"/>
            <w:vAlign w:val="center"/>
          </w:tcPr>
          <w:p w14:paraId="000000E2" w14:textId="77777777" w:rsidR="00892E85" w:rsidRPr="00571D2D" w:rsidRDefault="007D4EA7">
            <w:pPr>
              <w:spacing w:before="120" w:after="120"/>
            </w:pPr>
            <w:r w:rsidRPr="00571D2D">
              <w:t>[ ]</w:t>
            </w:r>
          </w:p>
        </w:tc>
        <w:tc>
          <w:tcPr>
            <w:tcW w:w="3120" w:type="dxa"/>
            <w:vAlign w:val="center"/>
          </w:tcPr>
          <w:p w14:paraId="000000E3" w14:textId="77777777" w:rsidR="00892E85" w:rsidRPr="00571D2D" w:rsidRDefault="007D4EA7">
            <w:pPr>
              <w:spacing w:before="120" w:after="120"/>
            </w:pPr>
            <w:r w:rsidRPr="00571D2D">
              <w:t>[ ]</w:t>
            </w:r>
          </w:p>
        </w:tc>
      </w:tr>
      <w:tr w:rsidR="00892E85" w:rsidRPr="00571D2D" w14:paraId="037715D6" w14:textId="77777777">
        <w:tc>
          <w:tcPr>
            <w:tcW w:w="3120" w:type="dxa"/>
            <w:vAlign w:val="center"/>
          </w:tcPr>
          <w:p w14:paraId="000000E4" w14:textId="77777777" w:rsidR="00892E85" w:rsidRPr="00571D2D" w:rsidRDefault="007D4EA7">
            <w:pPr>
              <w:spacing w:before="120" w:after="120"/>
            </w:pPr>
            <w:r w:rsidRPr="00571D2D">
              <w:t>Michigan Imputation Server</w:t>
            </w:r>
          </w:p>
        </w:tc>
        <w:tc>
          <w:tcPr>
            <w:tcW w:w="3120" w:type="dxa"/>
            <w:vAlign w:val="center"/>
          </w:tcPr>
          <w:p w14:paraId="000000E5" w14:textId="77777777" w:rsidR="00892E85" w:rsidRPr="00571D2D" w:rsidRDefault="007D4EA7">
            <w:pPr>
              <w:spacing w:before="120" w:after="120"/>
            </w:pPr>
            <w:r w:rsidRPr="00571D2D">
              <w:t>Das et al. 2016</w:t>
            </w:r>
          </w:p>
        </w:tc>
        <w:tc>
          <w:tcPr>
            <w:tcW w:w="3120" w:type="dxa"/>
            <w:vAlign w:val="center"/>
          </w:tcPr>
          <w:p w14:paraId="000000E6" w14:textId="77777777" w:rsidR="00892E85" w:rsidRPr="00571D2D" w:rsidRDefault="00892E85">
            <w:pPr>
              <w:spacing w:before="120" w:after="120"/>
            </w:pPr>
          </w:p>
        </w:tc>
      </w:tr>
      <w:tr w:rsidR="00892E85" w:rsidRPr="00571D2D" w14:paraId="0A8D530A" w14:textId="77777777">
        <w:tc>
          <w:tcPr>
            <w:tcW w:w="3120" w:type="dxa"/>
            <w:vAlign w:val="center"/>
          </w:tcPr>
          <w:p w14:paraId="000000E7" w14:textId="77777777" w:rsidR="00892E85" w:rsidRPr="00571D2D" w:rsidRDefault="007D4EA7">
            <w:pPr>
              <w:spacing w:before="120" w:after="120"/>
            </w:pPr>
            <w:r w:rsidRPr="00571D2D">
              <w:t>HRC r1.1 2016 reference panel</w:t>
            </w:r>
          </w:p>
        </w:tc>
        <w:tc>
          <w:tcPr>
            <w:tcW w:w="3120" w:type="dxa"/>
            <w:vAlign w:val="center"/>
          </w:tcPr>
          <w:p w14:paraId="000000E8" w14:textId="77777777" w:rsidR="00892E85" w:rsidRPr="00571D2D" w:rsidRDefault="007D4EA7">
            <w:pPr>
              <w:spacing w:before="120" w:after="120"/>
            </w:pPr>
            <w:r w:rsidRPr="00571D2D">
              <w:t>McCarthy et al. 2016</w:t>
            </w:r>
          </w:p>
        </w:tc>
        <w:tc>
          <w:tcPr>
            <w:tcW w:w="3120" w:type="dxa"/>
            <w:vAlign w:val="center"/>
          </w:tcPr>
          <w:p w14:paraId="000000E9" w14:textId="77777777" w:rsidR="00892E85" w:rsidRPr="00571D2D" w:rsidRDefault="00892E85">
            <w:pPr>
              <w:spacing w:before="120" w:after="120"/>
            </w:pPr>
          </w:p>
        </w:tc>
      </w:tr>
      <w:tr w:rsidR="00892E85" w:rsidRPr="00571D2D" w14:paraId="6AB7651F" w14:textId="77777777">
        <w:tc>
          <w:tcPr>
            <w:tcW w:w="3120" w:type="dxa"/>
            <w:vAlign w:val="center"/>
          </w:tcPr>
          <w:p w14:paraId="000000EA" w14:textId="77777777" w:rsidR="00892E85" w:rsidRPr="00571D2D" w:rsidRDefault="007D4EA7">
            <w:pPr>
              <w:spacing w:before="120" w:after="120"/>
            </w:pPr>
            <w:r w:rsidRPr="00571D2D">
              <w:t>LocusZoom</w:t>
            </w:r>
          </w:p>
        </w:tc>
        <w:tc>
          <w:tcPr>
            <w:tcW w:w="3120" w:type="dxa"/>
            <w:vAlign w:val="center"/>
          </w:tcPr>
          <w:p w14:paraId="000000EB" w14:textId="77777777" w:rsidR="00892E85" w:rsidRPr="00571D2D" w:rsidRDefault="007D4EA7">
            <w:pPr>
              <w:spacing w:before="120" w:after="120"/>
            </w:pPr>
            <w:r w:rsidRPr="00571D2D">
              <w:t>University of Michigan</w:t>
            </w:r>
          </w:p>
        </w:tc>
        <w:tc>
          <w:tcPr>
            <w:tcW w:w="3120" w:type="dxa"/>
            <w:vAlign w:val="center"/>
          </w:tcPr>
          <w:p w14:paraId="000000EC" w14:textId="77777777" w:rsidR="00892E85" w:rsidRPr="00571D2D" w:rsidRDefault="007D4EA7">
            <w:pPr>
              <w:spacing w:before="120" w:after="120"/>
            </w:pPr>
            <w:r w:rsidRPr="00571D2D">
              <w:t>RRID:SCR_017374</w:t>
            </w:r>
          </w:p>
        </w:tc>
      </w:tr>
      <w:tr w:rsidR="00892E85" w:rsidRPr="00571D2D" w14:paraId="18AF42D6" w14:textId="77777777">
        <w:tc>
          <w:tcPr>
            <w:tcW w:w="3120" w:type="dxa"/>
            <w:vAlign w:val="center"/>
          </w:tcPr>
          <w:p w14:paraId="000000ED" w14:textId="77777777" w:rsidR="00892E85" w:rsidRPr="00571D2D" w:rsidRDefault="007D4EA7">
            <w:pPr>
              <w:spacing w:before="120" w:after="120"/>
              <w:rPr>
                <w:b/>
                <w:bCs/>
              </w:rPr>
            </w:pPr>
            <w:r w:rsidRPr="00571D2D">
              <w:t>BioThings</w:t>
            </w:r>
          </w:p>
        </w:tc>
        <w:tc>
          <w:tcPr>
            <w:tcW w:w="3120" w:type="dxa"/>
            <w:vAlign w:val="center"/>
          </w:tcPr>
          <w:p w14:paraId="000000EE" w14:textId="77777777" w:rsidR="00892E85" w:rsidRPr="00571D2D" w:rsidRDefault="007D4EA7">
            <w:pPr>
              <w:spacing w:before="120" w:after="120"/>
            </w:pPr>
            <w:r w:rsidRPr="00571D2D">
              <w:t>Lelong et al. 2022</w:t>
            </w:r>
          </w:p>
        </w:tc>
        <w:tc>
          <w:tcPr>
            <w:tcW w:w="3120" w:type="dxa"/>
            <w:vAlign w:val="center"/>
          </w:tcPr>
          <w:p w14:paraId="000000EF" w14:textId="77777777" w:rsidR="00892E85" w:rsidRPr="00571D2D" w:rsidRDefault="00892E85">
            <w:pPr>
              <w:spacing w:before="120" w:after="120"/>
            </w:pPr>
          </w:p>
        </w:tc>
      </w:tr>
      <w:tr w:rsidR="00892E85" w:rsidRPr="00571D2D" w14:paraId="16A3C6CA" w14:textId="77777777">
        <w:tc>
          <w:tcPr>
            <w:tcW w:w="3120" w:type="dxa"/>
            <w:vAlign w:val="center"/>
          </w:tcPr>
          <w:p w14:paraId="000000F0" w14:textId="77777777" w:rsidR="00892E85" w:rsidRPr="00571D2D" w:rsidRDefault="007D4EA7">
            <w:pPr>
              <w:spacing w:before="120" w:after="120"/>
              <w:rPr>
                <w:b/>
                <w:bCs/>
              </w:rPr>
            </w:pPr>
            <w:r w:rsidRPr="00571D2D">
              <w:t>SPOKE Knowledge Graph</w:t>
            </w:r>
          </w:p>
        </w:tc>
        <w:tc>
          <w:tcPr>
            <w:tcW w:w="3120" w:type="dxa"/>
            <w:vAlign w:val="center"/>
          </w:tcPr>
          <w:p w14:paraId="000000F1" w14:textId="77777777" w:rsidR="00892E85" w:rsidRPr="00571D2D" w:rsidRDefault="00892E85">
            <w:pPr>
              <w:spacing w:before="120" w:after="120"/>
            </w:pPr>
          </w:p>
        </w:tc>
        <w:tc>
          <w:tcPr>
            <w:tcW w:w="3120" w:type="dxa"/>
            <w:vAlign w:val="center"/>
          </w:tcPr>
          <w:p w14:paraId="000000F2" w14:textId="77777777" w:rsidR="00892E85" w:rsidRPr="00571D2D" w:rsidRDefault="00892E85">
            <w:pPr>
              <w:spacing w:before="120" w:after="120"/>
            </w:pPr>
          </w:p>
        </w:tc>
      </w:tr>
      <w:tr w:rsidR="00892E85" w:rsidRPr="00571D2D" w14:paraId="240DEBF5" w14:textId="77777777">
        <w:tc>
          <w:tcPr>
            <w:tcW w:w="3120" w:type="dxa"/>
            <w:vAlign w:val="center"/>
          </w:tcPr>
          <w:p w14:paraId="000000F3" w14:textId="77777777" w:rsidR="00892E85" w:rsidRPr="00571D2D" w:rsidRDefault="007D4EA7">
            <w:pPr>
              <w:spacing w:before="120" w:after="120"/>
              <w:rPr>
                <w:b/>
                <w:bCs/>
              </w:rPr>
            </w:pPr>
            <w:r w:rsidRPr="00571D2D">
              <w:t>WikiPathways</w:t>
            </w:r>
          </w:p>
        </w:tc>
        <w:tc>
          <w:tcPr>
            <w:tcW w:w="3120" w:type="dxa"/>
            <w:vAlign w:val="center"/>
          </w:tcPr>
          <w:p w14:paraId="000000F4" w14:textId="77777777" w:rsidR="00892E85" w:rsidRPr="00571D2D" w:rsidRDefault="00892E85">
            <w:pPr>
              <w:spacing w:before="120" w:after="120"/>
            </w:pPr>
          </w:p>
        </w:tc>
        <w:tc>
          <w:tcPr>
            <w:tcW w:w="3120" w:type="dxa"/>
            <w:vAlign w:val="center"/>
          </w:tcPr>
          <w:p w14:paraId="000000F5" w14:textId="77777777" w:rsidR="00892E85" w:rsidRPr="00571D2D" w:rsidRDefault="00892E85">
            <w:pPr>
              <w:spacing w:before="120" w:after="120"/>
            </w:pPr>
          </w:p>
        </w:tc>
      </w:tr>
      <w:tr w:rsidR="00892E85" w:rsidRPr="00571D2D" w14:paraId="4521CECD" w14:textId="77777777">
        <w:tc>
          <w:tcPr>
            <w:tcW w:w="3120" w:type="dxa"/>
            <w:vAlign w:val="center"/>
          </w:tcPr>
          <w:p w14:paraId="000000F6" w14:textId="77777777" w:rsidR="00892E85" w:rsidRPr="00571D2D" w:rsidRDefault="007D4EA7">
            <w:pPr>
              <w:spacing w:before="120" w:after="120"/>
              <w:rPr>
                <w:b/>
                <w:bCs/>
              </w:rPr>
            </w:pPr>
            <w:r w:rsidRPr="00571D2D">
              <w:t>Gene Ontology</w:t>
            </w:r>
          </w:p>
        </w:tc>
        <w:tc>
          <w:tcPr>
            <w:tcW w:w="3120" w:type="dxa"/>
            <w:vAlign w:val="center"/>
          </w:tcPr>
          <w:p w14:paraId="000000F7" w14:textId="77777777" w:rsidR="00892E85" w:rsidRPr="00571D2D" w:rsidRDefault="00892E85">
            <w:pPr>
              <w:spacing w:before="120" w:after="120"/>
            </w:pPr>
          </w:p>
        </w:tc>
        <w:tc>
          <w:tcPr>
            <w:tcW w:w="3120" w:type="dxa"/>
            <w:vAlign w:val="center"/>
          </w:tcPr>
          <w:p w14:paraId="000000F8" w14:textId="77777777" w:rsidR="00892E85" w:rsidRPr="00571D2D" w:rsidRDefault="00892E85">
            <w:pPr>
              <w:spacing w:before="120" w:after="120"/>
            </w:pPr>
          </w:p>
        </w:tc>
      </w:tr>
      <w:tr w:rsidR="00892E85" w:rsidRPr="00571D2D" w14:paraId="3D075C2C" w14:textId="77777777">
        <w:tc>
          <w:tcPr>
            <w:tcW w:w="3120" w:type="dxa"/>
            <w:vAlign w:val="center"/>
          </w:tcPr>
          <w:p w14:paraId="000000F9" w14:textId="77777777" w:rsidR="00892E85" w:rsidRPr="00571D2D" w:rsidRDefault="007D4EA7">
            <w:pPr>
              <w:spacing w:before="120" w:after="120"/>
              <w:rPr>
                <w:b/>
                <w:bCs/>
              </w:rPr>
            </w:pPr>
            <w:r w:rsidRPr="00571D2D">
              <w:t>Reactome</w:t>
            </w:r>
          </w:p>
        </w:tc>
        <w:tc>
          <w:tcPr>
            <w:tcW w:w="3120" w:type="dxa"/>
            <w:vAlign w:val="center"/>
          </w:tcPr>
          <w:p w14:paraId="000000FA" w14:textId="77777777" w:rsidR="00892E85" w:rsidRPr="00571D2D" w:rsidRDefault="00892E85">
            <w:pPr>
              <w:spacing w:before="120" w:after="120"/>
            </w:pPr>
          </w:p>
        </w:tc>
        <w:tc>
          <w:tcPr>
            <w:tcW w:w="3120" w:type="dxa"/>
            <w:vAlign w:val="center"/>
          </w:tcPr>
          <w:p w14:paraId="000000FB" w14:textId="77777777" w:rsidR="00892E85" w:rsidRPr="00571D2D" w:rsidRDefault="00892E85">
            <w:pPr>
              <w:spacing w:before="120" w:after="120"/>
            </w:pPr>
          </w:p>
        </w:tc>
      </w:tr>
      <w:tr w:rsidR="00892E85" w:rsidRPr="00571D2D" w14:paraId="5E67EBAF" w14:textId="77777777">
        <w:tc>
          <w:tcPr>
            <w:tcW w:w="3120" w:type="dxa"/>
            <w:vAlign w:val="center"/>
          </w:tcPr>
          <w:p w14:paraId="000000FC" w14:textId="77777777" w:rsidR="00892E85" w:rsidRPr="00571D2D" w:rsidRDefault="007D4EA7">
            <w:pPr>
              <w:spacing w:before="120" w:after="120"/>
              <w:rPr>
                <w:b/>
                <w:bCs/>
              </w:rPr>
            </w:pPr>
            <w:r w:rsidRPr="00571D2D">
              <w:t>Human Metabolome Database (HMDB)</w:t>
            </w:r>
          </w:p>
        </w:tc>
        <w:tc>
          <w:tcPr>
            <w:tcW w:w="3120" w:type="dxa"/>
            <w:vAlign w:val="center"/>
          </w:tcPr>
          <w:p w14:paraId="000000FD" w14:textId="77777777" w:rsidR="00892E85" w:rsidRPr="00571D2D" w:rsidRDefault="00892E85">
            <w:pPr>
              <w:spacing w:before="120" w:after="120"/>
            </w:pPr>
          </w:p>
        </w:tc>
        <w:tc>
          <w:tcPr>
            <w:tcW w:w="3120" w:type="dxa"/>
            <w:vAlign w:val="center"/>
          </w:tcPr>
          <w:p w14:paraId="000000FE" w14:textId="77777777" w:rsidR="00892E85" w:rsidRPr="00571D2D" w:rsidRDefault="00892E85">
            <w:pPr>
              <w:spacing w:before="120" w:after="120"/>
            </w:pPr>
          </w:p>
        </w:tc>
      </w:tr>
      <w:tr w:rsidR="00892E85" w:rsidRPr="00571D2D" w14:paraId="53C98166" w14:textId="77777777">
        <w:tc>
          <w:tcPr>
            <w:tcW w:w="3120" w:type="dxa"/>
            <w:vAlign w:val="center"/>
          </w:tcPr>
          <w:p w14:paraId="000000FF" w14:textId="77777777" w:rsidR="00892E85" w:rsidRPr="00571D2D" w:rsidRDefault="007D4EA7">
            <w:pPr>
              <w:spacing w:before="120" w:after="120"/>
              <w:rPr>
                <w:b/>
                <w:bCs/>
              </w:rPr>
            </w:pPr>
            <w:r w:rsidRPr="00571D2D">
              <w:t>NetworkX or igraph</w:t>
            </w:r>
          </w:p>
        </w:tc>
        <w:tc>
          <w:tcPr>
            <w:tcW w:w="3120" w:type="dxa"/>
            <w:vAlign w:val="center"/>
          </w:tcPr>
          <w:p w14:paraId="00000100" w14:textId="77777777" w:rsidR="00892E85" w:rsidRPr="00571D2D" w:rsidRDefault="00892E85">
            <w:pPr>
              <w:spacing w:before="120" w:after="120"/>
            </w:pPr>
          </w:p>
        </w:tc>
        <w:tc>
          <w:tcPr>
            <w:tcW w:w="3120" w:type="dxa"/>
            <w:vAlign w:val="center"/>
          </w:tcPr>
          <w:p w14:paraId="00000101" w14:textId="77777777" w:rsidR="00892E85" w:rsidRPr="00571D2D" w:rsidRDefault="00892E85">
            <w:pPr>
              <w:spacing w:before="120" w:after="120"/>
            </w:pPr>
          </w:p>
        </w:tc>
      </w:tr>
      <w:tr w:rsidR="00892E85" w:rsidRPr="00571D2D" w14:paraId="74760450" w14:textId="77777777">
        <w:tc>
          <w:tcPr>
            <w:tcW w:w="3120" w:type="dxa"/>
            <w:vAlign w:val="center"/>
          </w:tcPr>
          <w:p w14:paraId="00000102" w14:textId="77777777" w:rsidR="00892E85" w:rsidRPr="00571D2D" w:rsidRDefault="007D4EA7">
            <w:pPr>
              <w:spacing w:before="120" w:after="120"/>
              <w:rPr>
                <w:b/>
                <w:bCs/>
              </w:rPr>
            </w:pPr>
            <w:r w:rsidRPr="00571D2D">
              <w:t>Cytoscape</w:t>
            </w:r>
          </w:p>
        </w:tc>
        <w:tc>
          <w:tcPr>
            <w:tcW w:w="3120" w:type="dxa"/>
            <w:vAlign w:val="center"/>
          </w:tcPr>
          <w:p w14:paraId="00000103" w14:textId="77777777" w:rsidR="00892E85" w:rsidRPr="00571D2D" w:rsidRDefault="00892E85">
            <w:pPr>
              <w:spacing w:before="120" w:after="120"/>
            </w:pPr>
          </w:p>
        </w:tc>
        <w:tc>
          <w:tcPr>
            <w:tcW w:w="3120" w:type="dxa"/>
            <w:vAlign w:val="center"/>
          </w:tcPr>
          <w:p w14:paraId="00000104" w14:textId="77777777" w:rsidR="00892E85" w:rsidRPr="00571D2D" w:rsidRDefault="00892E85">
            <w:pPr>
              <w:spacing w:before="120" w:after="120"/>
            </w:pPr>
          </w:p>
        </w:tc>
      </w:tr>
      <w:tr w:rsidR="00892E85" w:rsidRPr="00571D2D" w14:paraId="6E905E3B" w14:textId="77777777">
        <w:tc>
          <w:tcPr>
            <w:tcW w:w="3120" w:type="dxa"/>
            <w:vAlign w:val="center"/>
          </w:tcPr>
          <w:p w14:paraId="00000105" w14:textId="77777777" w:rsidR="00892E85" w:rsidRPr="00571D2D" w:rsidRDefault="007D4EA7">
            <w:pPr>
              <w:spacing w:before="120" w:after="120"/>
              <w:rPr>
                <w:b/>
                <w:bCs/>
              </w:rPr>
            </w:pPr>
            <w:r w:rsidRPr="00571D2D">
              <w:t>forestplot R package</w:t>
            </w:r>
          </w:p>
        </w:tc>
        <w:tc>
          <w:tcPr>
            <w:tcW w:w="3120" w:type="dxa"/>
            <w:vAlign w:val="center"/>
          </w:tcPr>
          <w:p w14:paraId="00000106" w14:textId="77777777" w:rsidR="00892E85" w:rsidRPr="00571D2D" w:rsidRDefault="00892E85">
            <w:pPr>
              <w:spacing w:before="120" w:after="120"/>
            </w:pPr>
          </w:p>
        </w:tc>
        <w:tc>
          <w:tcPr>
            <w:tcW w:w="3120" w:type="dxa"/>
            <w:vAlign w:val="center"/>
          </w:tcPr>
          <w:p w14:paraId="00000107" w14:textId="77777777" w:rsidR="00892E85" w:rsidRPr="00571D2D" w:rsidRDefault="00892E85">
            <w:pPr>
              <w:spacing w:before="120" w:after="120"/>
            </w:pPr>
          </w:p>
        </w:tc>
      </w:tr>
      <w:tr w:rsidR="00892E85" w:rsidRPr="00571D2D" w14:paraId="337BF04D" w14:textId="77777777">
        <w:tc>
          <w:tcPr>
            <w:tcW w:w="3120" w:type="dxa"/>
            <w:vAlign w:val="center"/>
          </w:tcPr>
          <w:p w14:paraId="00000108" w14:textId="77777777" w:rsidR="00892E85" w:rsidRPr="00571D2D" w:rsidRDefault="007D4EA7">
            <w:pPr>
              <w:spacing w:before="120" w:after="120"/>
              <w:rPr>
                <w:b/>
                <w:bCs/>
              </w:rPr>
            </w:pPr>
            <w:r w:rsidRPr="00571D2D">
              <w:t>ggplot2 R package</w:t>
            </w:r>
          </w:p>
        </w:tc>
        <w:tc>
          <w:tcPr>
            <w:tcW w:w="3120" w:type="dxa"/>
            <w:vAlign w:val="center"/>
          </w:tcPr>
          <w:p w14:paraId="00000109" w14:textId="77777777" w:rsidR="00892E85" w:rsidRPr="00571D2D" w:rsidRDefault="00892E85">
            <w:pPr>
              <w:spacing w:before="120" w:after="120"/>
            </w:pPr>
          </w:p>
        </w:tc>
        <w:tc>
          <w:tcPr>
            <w:tcW w:w="3120" w:type="dxa"/>
            <w:vAlign w:val="center"/>
          </w:tcPr>
          <w:p w14:paraId="0000010A" w14:textId="77777777" w:rsidR="00892E85" w:rsidRPr="00571D2D" w:rsidRDefault="00892E85">
            <w:pPr>
              <w:spacing w:before="120" w:after="120"/>
            </w:pPr>
          </w:p>
        </w:tc>
      </w:tr>
      <w:tr w:rsidR="00892E85" w:rsidRPr="00571D2D" w14:paraId="34BE7EFC" w14:textId="77777777">
        <w:tc>
          <w:tcPr>
            <w:tcW w:w="3120" w:type="dxa"/>
            <w:vAlign w:val="center"/>
          </w:tcPr>
          <w:p w14:paraId="0000010B" w14:textId="77777777" w:rsidR="00892E85" w:rsidRPr="00571D2D" w:rsidRDefault="007D4EA7">
            <w:pPr>
              <w:spacing w:before="120" w:after="120"/>
            </w:pPr>
            <w:r w:rsidRPr="00571D2D">
              <w:rPr>
                <w:b/>
                <w:bCs/>
              </w:rPr>
              <w:t>Critical commercial assays</w:t>
            </w:r>
          </w:p>
        </w:tc>
        <w:tc>
          <w:tcPr>
            <w:tcW w:w="3120" w:type="dxa"/>
            <w:vAlign w:val="center"/>
          </w:tcPr>
          <w:p w14:paraId="0000010C" w14:textId="77777777" w:rsidR="00892E85" w:rsidRPr="00571D2D" w:rsidRDefault="00892E85">
            <w:pPr>
              <w:spacing w:before="120" w:after="120"/>
            </w:pPr>
          </w:p>
        </w:tc>
        <w:tc>
          <w:tcPr>
            <w:tcW w:w="3120" w:type="dxa"/>
            <w:vAlign w:val="center"/>
          </w:tcPr>
          <w:p w14:paraId="0000010D" w14:textId="77777777" w:rsidR="00892E85" w:rsidRPr="00571D2D" w:rsidRDefault="00892E85">
            <w:pPr>
              <w:spacing w:before="120" w:after="120"/>
            </w:pPr>
          </w:p>
        </w:tc>
      </w:tr>
      <w:tr w:rsidR="00892E85" w:rsidRPr="00571D2D" w14:paraId="0B1A4831" w14:textId="77777777">
        <w:tc>
          <w:tcPr>
            <w:tcW w:w="3120" w:type="dxa"/>
            <w:vAlign w:val="center"/>
          </w:tcPr>
          <w:p w14:paraId="0000010E" w14:textId="77777777" w:rsidR="00892E85" w:rsidRPr="00571D2D" w:rsidRDefault="007D4EA7">
            <w:pPr>
              <w:spacing w:before="120" w:after="120"/>
            </w:pPr>
            <w:r w:rsidRPr="00571D2D">
              <w:t>Q Exactive LC-MS</w:t>
            </w:r>
          </w:p>
        </w:tc>
        <w:tc>
          <w:tcPr>
            <w:tcW w:w="3120" w:type="dxa"/>
            <w:vAlign w:val="center"/>
          </w:tcPr>
          <w:p w14:paraId="0000010F" w14:textId="77777777" w:rsidR="00892E85" w:rsidRPr="00571D2D" w:rsidRDefault="007D4EA7">
            <w:pPr>
              <w:spacing w:before="120" w:after="120"/>
            </w:pPr>
            <w:r w:rsidRPr="00571D2D">
              <w:t>Thermo Scientific</w:t>
            </w:r>
          </w:p>
        </w:tc>
        <w:tc>
          <w:tcPr>
            <w:tcW w:w="3120" w:type="dxa"/>
            <w:vAlign w:val="center"/>
          </w:tcPr>
          <w:p w14:paraId="00000110" w14:textId="77777777" w:rsidR="00892E85" w:rsidRPr="00571D2D" w:rsidRDefault="007D4EA7">
            <w:pPr>
              <w:spacing w:before="120" w:after="120"/>
            </w:pPr>
            <w:r w:rsidRPr="00571D2D">
              <w:t>[Cat#]</w:t>
            </w:r>
          </w:p>
        </w:tc>
      </w:tr>
      <w:tr w:rsidR="00892E85" w:rsidRPr="00571D2D" w14:paraId="0A502D96" w14:textId="77777777">
        <w:tc>
          <w:tcPr>
            <w:tcW w:w="3120" w:type="dxa"/>
            <w:vAlign w:val="center"/>
          </w:tcPr>
          <w:p w14:paraId="00000111" w14:textId="77777777" w:rsidR="00892E85" w:rsidRPr="00571D2D" w:rsidRDefault="007D4EA7">
            <w:pPr>
              <w:spacing w:before="120" w:after="120"/>
            </w:pPr>
            <w:r w:rsidRPr="00571D2D">
              <w:rPr>
                <w:b/>
                <w:bCs/>
              </w:rPr>
              <w:t>Other</w:t>
            </w:r>
          </w:p>
        </w:tc>
        <w:tc>
          <w:tcPr>
            <w:tcW w:w="3120" w:type="dxa"/>
            <w:vAlign w:val="center"/>
          </w:tcPr>
          <w:p w14:paraId="00000112" w14:textId="5A7AD185" w:rsidR="00892E85" w:rsidRPr="00571D2D" w:rsidRDefault="00340936">
            <w:pPr>
              <w:spacing w:before="120" w:after="120"/>
            </w:pPr>
            <w:r w:rsidRPr="00571D2D">
              <w:t xml:space="preserve">     </w:t>
            </w:r>
          </w:p>
        </w:tc>
        <w:tc>
          <w:tcPr>
            <w:tcW w:w="3120" w:type="dxa"/>
            <w:vAlign w:val="center"/>
          </w:tcPr>
          <w:p w14:paraId="00000113" w14:textId="77777777" w:rsidR="00892E85" w:rsidRPr="00571D2D" w:rsidRDefault="00892E85">
            <w:pPr>
              <w:spacing w:before="120" w:after="120"/>
            </w:pPr>
          </w:p>
        </w:tc>
      </w:tr>
      <w:tr w:rsidR="00892E85" w:rsidRPr="00571D2D" w14:paraId="40F1864B" w14:textId="77777777">
        <w:tc>
          <w:tcPr>
            <w:tcW w:w="3120" w:type="dxa"/>
            <w:vAlign w:val="center"/>
          </w:tcPr>
          <w:p w14:paraId="00000114" w14:textId="77777777" w:rsidR="00892E85" w:rsidRPr="00571D2D" w:rsidRDefault="007D4EA7">
            <w:pPr>
              <w:spacing w:before="120" w:after="120"/>
            </w:pPr>
            <w:r w:rsidRPr="00571D2D">
              <w:lastRenderedPageBreak/>
              <w:t>1000 Genomes Phase 1 v3 reference panel</w:t>
            </w:r>
          </w:p>
        </w:tc>
        <w:tc>
          <w:tcPr>
            <w:tcW w:w="3120" w:type="dxa"/>
            <w:vAlign w:val="center"/>
          </w:tcPr>
          <w:p w14:paraId="00000115" w14:textId="77777777" w:rsidR="00892E85" w:rsidRPr="00571D2D" w:rsidRDefault="007D4EA7">
            <w:pPr>
              <w:spacing w:before="120" w:after="120"/>
            </w:pPr>
            <w:r w:rsidRPr="00571D2D">
              <w:t>1000 Genomes Consortium</w:t>
            </w:r>
          </w:p>
        </w:tc>
        <w:tc>
          <w:tcPr>
            <w:tcW w:w="3120" w:type="dxa"/>
            <w:vAlign w:val="center"/>
          </w:tcPr>
          <w:p w14:paraId="00000116" w14:textId="77777777" w:rsidR="00892E85" w:rsidRPr="00571D2D" w:rsidRDefault="007D4EA7">
            <w:pPr>
              <w:spacing w:before="120" w:after="120"/>
            </w:pPr>
            <w:r w:rsidRPr="00571D2D">
              <w:t>[ ]</w:t>
            </w:r>
          </w:p>
        </w:tc>
      </w:tr>
      <w:tr w:rsidR="00892E85" w:rsidRPr="00571D2D" w14:paraId="0CB9CAEF" w14:textId="77777777">
        <w:tc>
          <w:tcPr>
            <w:tcW w:w="3120" w:type="dxa"/>
            <w:vAlign w:val="center"/>
          </w:tcPr>
          <w:p w14:paraId="00000117" w14:textId="77777777" w:rsidR="00892E85" w:rsidRPr="00571D2D" w:rsidRDefault="007D4EA7">
            <w:pPr>
              <w:spacing w:before="120" w:after="120"/>
            </w:pPr>
            <w:r w:rsidRPr="00571D2D">
              <w:t>Analysis code for MetRS and GWAS</w:t>
            </w:r>
          </w:p>
        </w:tc>
        <w:tc>
          <w:tcPr>
            <w:tcW w:w="3120" w:type="dxa"/>
            <w:vAlign w:val="center"/>
          </w:tcPr>
          <w:p w14:paraId="00000118" w14:textId="77777777" w:rsidR="00892E85" w:rsidRPr="00571D2D" w:rsidRDefault="007D4EA7">
            <w:pPr>
              <w:spacing w:before="120" w:after="120"/>
            </w:pPr>
            <w:r w:rsidRPr="00571D2D">
              <w:t>This study</w:t>
            </w:r>
          </w:p>
        </w:tc>
        <w:tc>
          <w:tcPr>
            <w:tcW w:w="3120" w:type="dxa"/>
            <w:vAlign w:val="center"/>
          </w:tcPr>
          <w:p w14:paraId="00000119" w14:textId="77777777" w:rsidR="00892E85" w:rsidRPr="00571D2D" w:rsidRDefault="007D4EA7">
            <w:pPr>
              <w:spacing w:before="120" w:after="120"/>
            </w:pPr>
            <w:r w:rsidRPr="00571D2D">
              <w:t>[? GitHub/Zenodo DOI]</w:t>
            </w:r>
          </w:p>
        </w:tc>
      </w:tr>
    </w:tbl>
    <w:p w14:paraId="0000011A" w14:textId="77777777" w:rsidR="00892E85" w:rsidRPr="00571D2D" w:rsidRDefault="007D4EA7">
      <w:pPr>
        <w:spacing w:before="280" w:after="280" w:line="480" w:lineRule="auto"/>
        <w:rPr>
          <w:b/>
          <w:bCs/>
          <w:sz w:val="27"/>
          <w:szCs w:val="27"/>
        </w:rPr>
      </w:pPr>
      <w:r w:rsidRPr="00571D2D">
        <w:rPr>
          <w:b/>
          <w:bCs/>
          <w:sz w:val="27"/>
          <w:szCs w:val="27"/>
        </w:rPr>
        <w:t>Ethics Statement</w:t>
      </w:r>
    </w:p>
    <w:p w14:paraId="0000011B" w14:textId="77777777" w:rsidR="00892E85" w:rsidRPr="00571D2D" w:rsidRDefault="007D4EA7">
      <w:pPr>
        <w:spacing w:before="280" w:after="280" w:line="480" w:lineRule="auto"/>
      </w:pPr>
      <w:r w:rsidRPr="00571D2D">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0000011C" w14:textId="77777777" w:rsidR="00892E85" w:rsidRPr="00571D2D" w:rsidRDefault="007D4EA7">
      <w:pPr>
        <w:spacing w:before="280" w:after="280" w:line="480" w:lineRule="auto"/>
        <w:rPr>
          <w:b/>
          <w:bCs/>
          <w:sz w:val="27"/>
          <w:szCs w:val="27"/>
        </w:rPr>
      </w:pPr>
      <w:r w:rsidRPr="00571D2D">
        <w:rPr>
          <w:b/>
          <w:bCs/>
          <w:sz w:val="27"/>
          <w:szCs w:val="27"/>
        </w:rPr>
        <w:t>Data and Code Availability</w:t>
      </w:r>
    </w:p>
    <w:p w14:paraId="0000011D" w14:textId="77777777" w:rsidR="00892E85" w:rsidRPr="00571D2D" w:rsidRDefault="007D4EA7">
      <w:pPr>
        <w:spacing w:before="280" w:after="280" w:line="480" w:lineRule="auto"/>
      </w:pPr>
      <w:r w:rsidRPr="00571D2D">
        <w:t>Summary-level data and code supporting the findings are available upon request from the corresponding authors. Genotypic and phenotypic data from the Framingham Heart Study are publicly available via dbGaP (accession: phs000007).</w:t>
      </w:r>
    </w:p>
    <w:p w14:paraId="0000011E" w14:textId="77777777" w:rsidR="00892E85" w:rsidRPr="00571D2D" w:rsidRDefault="007D4EA7">
      <w:pPr>
        <w:spacing w:before="280" w:after="280" w:line="480" w:lineRule="auto"/>
        <w:rPr>
          <w:b/>
          <w:bCs/>
          <w:sz w:val="27"/>
          <w:szCs w:val="27"/>
        </w:rPr>
      </w:pPr>
      <w:r w:rsidRPr="00571D2D">
        <w:rPr>
          <w:b/>
          <w:bCs/>
          <w:sz w:val="27"/>
          <w:szCs w:val="27"/>
        </w:rPr>
        <w:t xml:space="preserve">Acknowledgements </w:t>
      </w:r>
    </w:p>
    <w:p w14:paraId="0000011F" w14:textId="77777777" w:rsidR="00892E85" w:rsidRPr="00571D2D" w:rsidRDefault="007D4EA7">
      <w:pPr>
        <w:spacing w:before="280" w:after="280" w:line="480" w:lineRule="auto"/>
      </w:pPr>
      <w:r w:rsidRPr="00571D2D">
        <w:t xml:space="preserve">This work was supported in part by awards from the National Institute of Health grants R01DK136134 to VT, and HL122515, DK135868, DK135868 to RMS. </w:t>
      </w:r>
    </w:p>
    <w:p w14:paraId="00000120" w14:textId="77777777" w:rsidR="00892E85" w:rsidRPr="00571D2D" w:rsidRDefault="007D4EA7">
      <w:pPr>
        <w:spacing w:before="280" w:after="280" w:line="480" w:lineRule="auto"/>
        <w:rPr>
          <w:u w:val="single"/>
        </w:rPr>
      </w:pPr>
      <w:r w:rsidRPr="00571D2D">
        <w:lastRenderedPageBreak/>
        <w:t>Data from the Framingham Heart Study Offspring cohort was retrieved from dbGaP, project number 13677 (</w:t>
      </w:r>
      <w:hyperlink r:id="rId13" w:history="1">
        <w:r w:rsidR="00892E85" w:rsidRPr="00571D2D">
          <w:rPr>
            <w:color w:val="0000FF"/>
            <w:u w:val="single"/>
          </w:rPr>
          <w:t>https://www.ncbi.nlm.nih.gov/projects/gap/cgi-bin/study.cgi?study_id=phs000007.v30.p11</w:t>
        </w:r>
      </w:hyperlink>
      <w:r w:rsidRPr="00571D2D">
        <w:t>).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571D2D">
        <w:rPr>
          <w:u w:val="single"/>
        </w:rPr>
        <w:t xml:space="preserve"> </w:t>
      </w:r>
    </w:p>
    <w:p w14:paraId="00000121" w14:textId="77777777" w:rsidR="00892E85" w:rsidRPr="00571D2D" w:rsidRDefault="00892E85"/>
    <w:p w14:paraId="00000122" w14:textId="77777777" w:rsidR="00892E85" w:rsidRPr="00571D2D" w:rsidRDefault="00892E85"/>
    <w:p w14:paraId="00000123" w14:textId="77777777" w:rsidR="00892E85" w:rsidRPr="00571D2D" w:rsidRDefault="00892E85"/>
    <w:p w14:paraId="00000124" w14:textId="77777777" w:rsidR="00892E85" w:rsidRPr="00571D2D" w:rsidRDefault="00892E85"/>
    <w:p w14:paraId="00000125" w14:textId="77777777" w:rsidR="00892E85" w:rsidRPr="00571D2D" w:rsidRDefault="00892E85"/>
    <w:p w14:paraId="00000126" w14:textId="77777777" w:rsidR="00892E85" w:rsidRPr="00571D2D" w:rsidRDefault="00892E85"/>
    <w:p w14:paraId="00000127" w14:textId="77777777" w:rsidR="00892E85" w:rsidRPr="00571D2D" w:rsidRDefault="007D4EA7">
      <w:pPr>
        <w:pBdr>
          <w:top w:val="nil"/>
          <w:left w:val="nil"/>
          <w:bottom w:val="nil"/>
          <w:right w:val="nil"/>
          <w:between w:val="nil"/>
        </w:pBdr>
        <w:jc w:val="center"/>
        <w:rPr>
          <w:b/>
          <w:bCs/>
          <w:color w:val="000000"/>
        </w:rPr>
      </w:pPr>
      <w:r w:rsidRPr="00571D2D">
        <w:rPr>
          <w:b/>
          <w:bCs/>
          <w:color w:val="000000"/>
        </w:rPr>
        <w:t>References</w:t>
      </w:r>
    </w:p>
    <w:p w14:paraId="00000128" w14:textId="77777777" w:rsidR="00892E85" w:rsidRPr="00571D2D" w:rsidRDefault="00892E85">
      <w:pPr>
        <w:pBdr>
          <w:top w:val="nil"/>
          <w:left w:val="nil"/>
          <w:bottom w:val="nil"/>
          <w:right w:val="nil"/>
          <w:between w:val="nil"/>
        </w:pBdr>
        <w:jc w:val="center"/>
        <w:rPr>
          <w:b/>
          <w:bCs/>
          <w:color w:val="000000"/>
        </w:rPr>
      </w:pPr>
    </w:p>
    <w:p w14:paraId="00000129" w14:textId="77777777" w:rsidR="00892E85" w:rsidRPr="00571D2D" w:rsidRDefault="007D4EA7">
      <w:pPr>
        <w:pBdr>
          <w:top w:val="nil"/>
          <w:left w:val="nil"/>
          <w:bottom w:val="nil"/>
          <w:right w:val="nil"/>
          <w:between w:val="nil"/>
        </w:pBdr>
        <w:ind w:left="720" w:hanging="720"/>
        <w:rPr>
          <w:color w:val="000000"/>
        </w:rPr>
      </w:pPr>
      <w:r w:rsidRPr="00571D2D">
        <w:rPr>
          <w:color w:val="000000"/>
        </w:rPr>
        <w:t>1.</w:t>
      </w:r>
      <w:r w:rsidRPr="00571D2D">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2.</w:t>
      </w:r>
      <w:r w:rsidRPr="00571D2D">
        <w:rPr>
          <w:color w:val="000000"/>
        </w:rPr>
        <w:tab/>
        <w:t xml:space="preserve">Dicker, D., Sagy, Y.W., Ramot, N., Battat, E., Greenland, P., Arbel, R., Lavie, G., and Reges, O. (2024). Bariatric Metabolic Surgery vs Glucagon-Like Peptide-1 Receptor Agonists and Mortality. JAMA Netw Open </w:t>
      </w:r>
      <w:r w:rsidRPr="00571D2D">
        <w:rPr>
          <w:i/>
          <w:iCs/>
          <w:color w:val="000000"/>
        </w:rPr>
        <w:t>7</w:t>
      </w:r>
      <w:r w:rsidRPr="00571D2D">
        <w:rPr>
          <w:color w:val="000000"/>
        </w:rPr>
        <w:t>, e2415392. 10.1001/jamanetworkopen.2024.15392.</w:t>
      </w:r>
    </w:p>
    <w:p w14:paraId="0000012B" w14:textId="77777777" w:rsidR="00892E85" w:rsidRPr="00571D2D" w:rsidRDefault="007D4EA7">
      <w:pPr>
        <w:pBdr>
          <w:top w:val="nil"/>
          <w:left w:val="nil"/>
          <w:bottom w:val="nil"/>
          <w:right w:val="nil"/>
          <w:between w:val="nil"/>
        </w:pBdr>
        <w:ind w:left="720" w:hanging="720"/>
        <w:rPr>
          <w:color w:val="000000"/>
        </w:rPr>
      </w:pPr>
      <w:r w:rsidRPr="00571D2D">
        <w:rPr>
          <w:color w:val="000000"/>
        </w:rPr>
        <w:t>3.</w:t>
      </w:r>
      <w:r w:rsidRPr="00571D2D">
        <w:rPr>
          <w:color w:val="000000"/>
        </w:rPr>
        <w:tab/>
        <w:t xml:space="preserve">Elmaleh-Sachs, A., Schwartz, J.L., Bramante, C.T., Nicklas, J.M., Gudzune, K.A., and Jay, M. (2023). Obesity Management in Adults: A Review. Jama </w:t>
      </w:r>
      <w:r w:rsidRPr="00571D2D">
        <w:rPr>
          <w:i/>
          <w:iCs/>
          <w:color w:val="000000"/>
        </w:rPr>
        <w:t>330</w:t>
      </w:r>
      <w:r w:rsidRPr="00571D2D">
        <w:rPr>
          <w:color w:val="000000"/>
        </w:rPr>
        <w:t>, 2000–2015. 10.1001/jama.2023.19897.</w:t>
      </w:r>
    </w:p>
    <w:p w14:paraId="0000012C" w14:textId="77777777" w:rsidR="00892E85" w:rsidRPr="00571D2D" w:rsidRDefault="007D4EA7">
      <w:pPr>
        <w:pBdr>
          <w:top w:val="nil"/>
          <w:left w:val="nil"/>
          <w:bottom w:val="nil"/>
          <w:right w:val="nil"/>
          <w:between w:val="nil"/>
        </w:pBdr>
        <w:ind w:left="720" w:hanging="720"/>
        <w:rPr>
          <w:color w:val="000000"/>
        </w:rPr>
      </w:pPr>
      <w:r w:rsidRPr="00571D2D">
        <w:rPr>
          <w:color w:val="000000"/>
        </w:rPr>
        <w:t>4.</w:t>
      </w:r>
      <w:r w:rsidRPr="00571D2D">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sidRPr="00571D2D">
        <w:rPr>
          <w:i/>
          <w:iCs/>
          <w:color w:val="000000"/>
        </w:rPr>
        <w:t>15</w:t>
      </w:r>
      <w:r w:rsidRPr="00571D2D">
        <w:rPr>
          <w:color w:val="000000"/>
        </w:rPr>
        <w:t>, e46197. 10.7759/cureus.46197.</w:t>
      </w:r>
    </w:p>
    <w:p w14:paraId="0000012D" w14:textId="77777777" w:rsidR="00892E85" w:rsidRPr="00571D2D" w:rsidRDefault="007D4EA7">
      <w:pPr>
        <w:pBdr>
          <w:top w:val="nil"/>
          <w:left w:val="nil"/>
          <w:bottom w:val="nil"/>
          <w:right w:val="nil"/>
          <w:between w:val="nil"/>
        </w:pBdr>
        <w:ind w:left="720" w:hanging="720"/>
        <w:rPr>
          <w:color w:val="000000"/>
        </w:rPr>
      </w:pPr>
      <w:r w:rsidRPr="00571D2D">
        <w:rPr>
          <w:color w:val="000000"/>
        </w:rPr>
        <w:t>5.</w:t>
      </w:r>
      <w:r w:rsidRPr="00571D2D">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571D2D">
        <w:rPr>
          <w:i/>
          <w:iCs/>
          <w:color w:val="000000"/>
        </w:rPr>
        <w:t>20</w:t>
      </w:r>
      <w:r w:rsidRPr="00571D2D">
        <w:rPr>
          <w:color w:val="000000"/>
        </w:rPr>
        <w:t>, 425–431. 10.1016/j.soard.2024.01.012.</w:t>
      </w:r>
    </w:p>
    <w:p w14:paraId="0000012E" w14:textId="77777777" w:rsidR="00892E85" w:rsidRPr="00571D2D" w:rsidRDefault="007D4EA7">
      <w:pPr>
        <w:pBdr>
          <w:top w:val="nil"/>
          <w:left w:val="nil"/>
          <w:bottom w:val="nil"/>
          <w:right w:val="nil"/>
          <w:between w:val="nil"/>
        </w:pBdr>
        <w:ind w:left="720" w:hanging="720"/>
        <w:rPr>
          <w:color w:val="000000"/>
        </w:rPr>
      </w:pPr>
      <w:r w:rsidRPr="00571D2D">
        <w:rPr>
          <w:color w:val="000000"/>
        </w:rPr>
        <w:t>6.</w:t>
      </w:r>
      <w:r w:rsidRPr="00571D2D">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571D2D">
        <w:rPr>
          <w:i/>
          <w:iCs/>
          <w:color w:val="000000"/>
        </w:rPr>
        <w:t>164</w:t>
      </w:r>
      <w:r w:rsidRPr="00571D2D">
        <w:rPr>
          <w:color w:val="000000"/>
        </w:rPr>
        <w:t>, 774–783. 10.1016/j.surg.2018.06.008.</w:t>
      </w:r>
    </w:p>
    <w:p w14:paraId="0000012F" w14:textId="77777777" w:rsidR="00892E85" w:rsidRPr="00571D2D" w:rsidRDefault="007D4EA7">
      <w:pPr>
        <w:pBdr>
          <w:top w:val="nil"/>
          <w:left w:val="nil"/>
          <w:bottom w:val="nil"/>
          <w:right w:val="nil"/>
          <w:between w:val="nil"/>
        </w:pBdr>
        <w:ind w:left="720" w:hanging="720"/>
        <w:rPr>
          <w:color w:val="000000"/>
        </w:rPr>
      </w:pPr>
      <w:r w:rsidRPr="00571D2D">
        <w:rPr>
          <w:color w:val="000000"/>
        </w:rPr>
        <w:t>7.</w:t>
      </w:r>
      <w:r w:rsidRPr="00571D2D">
        <w:rPr>
          <w:color w:val="000000"/>
        </w:rPr>
        <w:tab/>
        <w:t xml:space="preserve">English, W.J., Spann, M.D., Aher, C.V., and Williams, D.B. (2020). Cardiovascular risk reduction following metabolic and bariatric surgery. Ann Transl Med </w:t>
      </w:r>
      <w:r w:rsidRPr="00571D2D">
        <w:rPr>
          <w:i/>
          <w:iCs/>
          <w:color w:val="000000"/>
        </w:rPr>
        <w:t>8</w:t>
      </w:r>
      <w:r w:rsidRPr="00571D2D">
        <w:rPr>
          <w:color w:val="000000"/>
        </w:rPr>
        <w:t>, S12. 10.21037/atm.2020.01.88.</w:t>
      </w:r>
    </w:p>
    <w:p w14:paraId="00000130" w14:textId="77777777" w:rsidR="00892E85" w:rsidRPr="00571D2D" w:rsidRDefault="007D4EA7">
      <w:pPr>
        <w:pBdr>
          <w:top w:val="nil"/>
          <w:left w:val="nil"/>
          <w:bottom w:val="nil"/>
          <w:right w:val="nil"/>
          <w:between w:val="nil"/>
        </w:pBdr>
        <w:ind w:left="720" w:hanging="720"/>
        <w:rPr>
          <w:color w:val="000000"/>
        </w:rPr>
      </w:pPr>
      <w:r w:rsidRPr="00571D2D">
        <w:rPr>
          <w:color w:val="000000"/>
        </w:rPr>
        <w:t>8.</w:t>
      </w:r>
      <w:r w:rsidRPr="00571D2D">
        <w:rPr>
          <w:color w:val="000000"/>
        </w:rPr>
        <w:tab/>
        <w:t xml:space="preserve">Sharples, A.J., and Mahawar, K. (2020). Systematic Review and Meta-Analysis of Randomised Controlled Trials Comparing Long-Term Outcomes of Roux-En-Y Gastric Bypass and Sleeve Gastrectomy. Obes Surg </w:t>
      </w:r>
      <w:r w:rsidRPr="00571D2D">
        <w:rPr>
          <w:i/>
          <w:iCs/>
          <w:color w:val="000000"/>
        </w:rPr>
        <w:t>30</w:t>
      </w:r>
      <w:r w:rsidRPr="00571D2D">
        <w:rPr>
          <w:color w:val="000000"/>
        </w:rPr>
        <w:t>, 664–672. 10.1007/s11695-019-04235-2.</w:t>
      </w:r>
    </w:p>
    <w:p w14:paraId="00000131" w14:textId="77777777" w:rsidR="00892E85" w:rsidRPr="00571D2D" w:rsidRDefault="007D4EA7">
      <w:pPr>
        <w:pBdr>
          <w:top w:val="nil"/>
          <w:left w:val="nil"/>
          <w:bottom w:val="nil"/>
          <w:right w:val="nil"/>
          <w:between w:val="nil"/>
        </w:pBdr>
        <w:ind w:left="720" w:hanging="720"/>
        <w:rPr>
          <w:color w:val="000000"/>
        </w:rPr>
      </w:pPr>
      <w:r w:rsidRPr="00571D2D">
        <w:rPr>
          <w:color w:val="000000"/>
        </w:rPr>
        <w:t>9.</w:t>
      </w:r>
      <w:r w:rsidRPr="00571D2D">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sidRPr="00571D2D">
        <w:rPr>
          <w:i/>
          <w:iCs/>
          <w:color w:val="000000"/>
        </w:rPr>
        <w:t>310</w:t>
      </w:r>
      <w:r w:rsidRPr="00571D2D">
        <w:rPr>
          <w:color w:val="000000"/>
        </w:rPr>
        <w:t>, 2416–2425. 10.1001/jama.2013.280928.</w:t>
      </w:r>
    </w:p>
    <w:p w14:paraId="00000132" w14:textId="77777777" w:rsidR="00892E85" w:rsidRPr="00571D2D" w:rsidRDefault="007D4EA7">
      <w:pPr>
        <w:pBdr>
          <w:top w:val="nil"/>
          <w:left w:val="nil"/>
          <w:bottom w:val="nil"/>
          <w:right w:val="nil"/>
          <w:between w:val="nil"/>
        </w:pBdr>
        <w:ind w:left="720" w:hanging="720"/>
        <w:rPr>
          <w:color w:val="000000"/>
        </w:rPr>
      </w:pPr>
      <w:r w:rsidRPr="00571D2D">
        <w:rPr>
          <w:color w:val="000000"/>
        </w:rPr>
        <w:t>10.</w:t>
      </w:r>
      <w:r w:rsidRPr="00571D2D">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571D2D">
        <w:rPr>
          <w:i/>
          <w:iCs/>
          <w:color w:val="000000"/>
        </w:rPr>
        <w:t>29</w:t>
      </w:r>
      <w:r w:rsidRPr="00571D2D">
        <w:rPr>
          <w:color w:val="000000"/>
        </w:rPr>
        <w:t>, 1484–1491. 10.1007/s00464-014-3829-7.</w:t>
      </w:r>
    </w:p>
    <w:p w14:paraId="00000133" w14:textId="77777777" w:rsidR="00892E85" w:rsidRPr="00571D2D" w:rsidRDefault="007D4EA7">
      <w:pPr>
        <w:pBdr>
          <w:top w:val="nil"/>
          <w:left w:val="nil"/>
          <w:bottom w:val="nil"/>
          <w:right w:val="nil"/>
          <w:between w:val="nil"/>
        </w:pBdr>
        <w:ind w:left="720" w:hanging="720"/>
        <w:rPr>
          <w:color w:val="000000"/>
        </w:rPr>
      </w:pPr>
      <w:r w:rsidRPr="00571D2D">
        <w:rPr>
          <w:color w:val="000000"/>
        </w:rPr>
        <w:t>11.</w:t>
      </w:r>
      <w:r w:rsidRPr="00571D2D">
        <w:rPr>
          <w:color w:val="000000"/>
        </w:rPr>
        <w:tab/>
        <w:t xml:space="preserve">Lent, M.R., Hu, Y., Benotti, P.N., Petrick, A.T., Wood, G.C., Still, C.D., and Kirchner, H.L. (2018). Demographic, clinical, and behavioral determinants of 7-year weight change trajectories in Roux-en-Y gastric bypass patients. Surg Obes Relat Dis </w:t>
      </w:r>
      <w:r w:rsidRPr="00571D2D">
        <w:rPr>
          <w:i/>
          <w:iCs/>
          <w:color w:val="000000"/>
        </w:rPr>
        <w:t>14</w:t>
      </w:r>
      <w:r w:rsidRPr="00571D2D">
        <w:rPr>
          <w:color w:val="000000"/>
        </w:rPr>
        <w:t>, 1680–1685. 10.1016/j.soard.2018.07.023.</w:t>
      </w:r>
    </w:p>
    <w:p w14:paraId="00000134" w14:textId="77777777" w:rsidR="00892E85" w:rsidRPr="00571D2D" w:rsidRDefault="007D4EA7">
      <w:pPr>
        <w:pBdr>
          <w:top w:val="nil"/>
          <w:left w:val="nil"/>
          <w:bottom w:val="nil"/>
          <w:right w:val="nil"/>
          <w:between w:val="nil"/>
        </w:pBdr>
        <w:ind w:left="720" w:hanging="720"/>
        <w:rPr>
          <w:color w:val="000000"/>
        </w:rPr>
      </w:pPr>
      <w:r w:rsidRPr="00571D2D">
        <w:rPr>
          <w:color w:val="000000"/>
        </w:rPr>
        <w:t>12.</w:t>
      </w:r>
      <w:r w:rsidRPr="00571D2D">
        <w:rPr>
          <w:color w:val="000000"/>
        </w:rPr>
        <w:tab/>
        <w:t xml:space="preserve">Dent, R., McPherson, R., and Harper, M.E. (2020). Factors affecting weight loss variability in obesity. Metabolism </w:t>
      </w:r>
      <w:r w:rsidRPr="00571D2D">
        <w:rPr>
          <w:i/>
          <w:iCs/>
          <w:color w:val="000000"/>
        </w:rPr>
        <w:t>113</w:t>
      </w:r>
      <w:r w:rsidRPr="00571D2D">
        <w:rPr>
          <w:color w:val="000000"/>
        </w:rPr>
        <w:t>, 154388. 10.1016/j.metabol.2020.154388.</w:t>
      </w:r>
    </w:p>
    <w:p w14:paraId="00000135" w14:textId="77777777" w:rsidR="00892E85" w:rsidRPr="00571D2D" w:rsidRDefault="007D4EA7">
      <w:pPr>
        <w:pBdr>
          <w:top w:val="nil"/>
          <w:left w:val="nil"/>
          <w:bottom w:val="nil"/>
          <w:right w:val="nil"/>
          <w:between w:val="nil"/>
        </w:pBdr>
        <w:ind w:left="720" w:hanging="720"/>
        <w:rPr>
          <w:color w:val="000000"/>
        </w:rPr>
      </w:pPr>
      <w:r w:rsidRPr="00571D2D">
        <w:rPr>
          <w:color w:val="000000"/>
        </w:rPr>
        <w:t>13.</w:t>
      </w:r>
      <w:r w:rsidRPr="00571D2D">
        <w:rPr>
          <w:color w:val="000000"/>
        </w:rPr>
        <w:tab/>
        <w:t xml:space="preserve">Giordano, S., and Victorzon, M. (2018). Laparoscopic Roux-En-Y Gastric Bypass in Elderly Patients (60 Years or Older): A Meta-Analysis of Comparative Studies. Scand J Surg </w:t>
      </w:r>
      <w:r w:rsidRPr="00571D2D">
        <w:rPr>
          <w:i/>
          <w:iCs/>
          <w:color w:val="000000"/>
        </w:rPr>
        <w:t>107</w:t>
      </w:r>
      <w:r w:rsidRPr="00571D2D">
        <w:rPr>
          <w:color w:val="000000"/>
        </w:rPr>
        <w:t>, 6–13. 10.1177/1457496917731183.</w:t>
      </w:r>
    </w:p>
    <w:p w14:paraId="00000136" w14:textId="77777777" w:rsidR="00892E85" w:rsidRPr="00571D2D" w:rsidRDefault="007D4EA7">
      <w:pPr>
        <w:pBdr>
          <w:top w:val="nil"/>
          <w:left w:val="nil"/>
          <w:bottom w:val="nil"/>
          <w:right w:val="nil"/>
          <w:between w:val="nil"/>
        </w:pBdr>
        <w:ind w:left="720" w:hanging="720"/>
        <w:rPr>
          <w:color w:val="000000"/>
        </w:rPr>
      </w:pPr>
      <w:r w:rsidRPr="00571D2D">
        <w:rPr>
          <w:color w:val="000000"/>
        </w:rPr>
        <w:t>14.</w:t>
      </w:r>
      <w:r w:rsidRPr="00571D2D">
        <w:rPr>
          <w:color w:val="000000"/>
        </w:rPr>
        <w:tab/>
        <w:t xml:space="preserve">Admiraal, W.M., Celik, F., Gerdes, V.E., Dallal, R.M., Hoekstra, J.B., and Holleman, F. (2012). Ethnic differences in weight loss and diabetes remission after bariatric surgery: a meta-analysis. Diabetes Care </w:t>
      </w:r>
      <w:r w:rsidRPr="00571D2D">
        <w:rPr>
          <w:i/>
          <w:iCs/>
          <w:color w:val="000000"/>
        </w:rPr>
        <w:t>35</w:t>
      </w:r>
      <w:r w:rsidRPr="00571D2D">
        <w:rPr>
          <w:color w:val="000000"/>
        </w:rPr>
        <w:t>, 1951–1958. 10.2337/dc12-0260.</w:t>
      </w:r>
    </w:p>
    <w:p w14:paraId="0000013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15.</w:t>
      </w:r>
      <w:r w:rsidRPr="00571D2D">
        <w:rPr>
          <w:color w:val="000000"/>
        </w:rPr>
        <w:tab/>
        <w:t xml:space="preserve">Azar, M., Nikpay, M., Harper, M.E., McPherson, R., and Dent, R. (2016). Can response to dietary restriction predict weight loss after Roux-en-Y gastroplasty? Obesity (Silver Spring) </w:t>
      </w:r>
      <w:r w:rsidRPr="00571D2D">
        <w:rPr>
          <w:i/>
          <w:iCs/>
          <w:color w:val="000000"/>
        </w:rPr>
        <w:t>24</w:t>
      </w:r>
      <w:r w:rsidRPr="00571D2D">
        <w:rPr>
          <w:color w:val="000000"/>
        </w:rPr>
        <w:t>, 805–811. 10.1002/oby.21395.</w:t>
      </w:r>
    </w:p>
    <w:p w14:paraId="00000138" w14:textId="77777777" w:rsidR="00892E85" w:rsidRPr="00571D2D" w:rsidRDefault="007D4EA7">
      <w:pPr>
        <w:pBdr>
          <w:top w:val="nil"/>
          <w:left w:val="nil"/>
          <w:bottom w:val="nil"/>
          <w:right w:val="nil"/>
          <w:between w:val="nil"/>
        </w:pBdr>
        <w:ind w:left="720" w:hanging="720"/>
        <w:rPr>
          <w:color w:val="000000"/>
        </w:rPr>
      </w:pPr>
      <w:r w:rsidRPr="00571D2D">
        <w:rPr>
          <w:color w:val="000000"/>
        </w:rPr>
        <w:t>16.</w:t>
      </w:r>
      <w:r w:rsidRPr="00571D2D">
        <w:rPr>
          <w:color w:val="000000"/>
        </w:rPr>
        <w:tab/>
        <w:t xml:space="preserve">Fennig, U., Snir, A., Halifa-Kurzman, I., Sela, A., Hadas, A., and Fennig, S. (2019). Pre-surgical Weight Loss Predicts Post-surgical Weight Loss Trajectories in Adolescents Enrolled in a Bariatric Program. Obes Surg </w:t>
      </w:r>
      <w:r w:rsidRPr="00571D2D">
        <w:rPr>
          <w:i/>
          <w:iCs/>
          <w:color w:val="000000"/>
        </w:rPr>
        <w:t>29</w:t>
      </w:r>
      <w:r w:rsidRPr="00571D2D">
        <w:rPr>
          <w:color w:val="000000"/>
        </w:rPr>
        <w:t>, 1154–1163. 10.1007/s11695-018-03649-8.</w:t>
      </w:r>
    </w:p>
    <w:p w14:paraId="00000139" w14:textId="77777777" w:rsidR="00892E85" w:rsidRPr="00571D2D" w:rsidRDefault="007D4EA7">
      <w:pPr>
        <w:pBdr>
          <w:top w:val="nil"/>
          <w:left w:val="nil"/>
          <w:bottom w:val="nil"/>
          <w:right w:val="nil"/>
          <w:between w:val="nil"/>
        </w:pBdr>
        <w:ind w:left="720" w:hanging="720"/>
        <w:rPr>
          <w:color w:val="000000"/>
        </w:rPr>
      </w:pPr>
      <w:r w:rsidRPr="00571D2D">
        <w:rPr>
          <w:color w:val="000000"/>
        </w:rPr>
        <w:t>17.</w:t>
      </w:r>
      <w:r w:rsidRPr="00571D2D">
        <w:rPr>
          <w:color w:val="000000"/>
        </w:rPr>
        <w:tab/>
        <w:t xml:space="preserve">Livhits, M., Mercado, C., Yermilov, I., Parikh, J.A., Dutson, E., Mehran, A., Ko, C.Y., and Gibbons, M.M. (2012). Preoperative predictors of weight loss following bariatric surgery: systematic review. Obes Surg </w:t>
      </w:r>
      <w:r w:rsidRPr="00571D2D">
        <w:rPr>
          <w:i/>
          <w:iCs/>
          <w:color w:val="000000"/>
        </w:rPr>
        <w:t>22</w:t>
      </w:r>
      <w:r w:rsidRPr="00571D2D">
        <w:rPr>
          <w:color w:val="000000"/>
        </w:rPr>
        <w:t>, 70–89. 10.1007/s11695-011-0472-4.</w:t>
      </w:r>
    </w:p>
    <w:p w14:paraId="0000013A" w14:textId="77777777" w:rsidR="00892E85" w:rsidRPr="00571D2D" w:rsidRDefault="007D4EA7">
      <w:pPr>
        <w:pBdr>
          <w:top w:val="nil"/>
          <w:left w:val="nil"/>
          <w:bottom w:val="nil"/>
          <w:right w:val="nil"/>
          <w:between w:val="nil"/>
        </w:pBdr>
        <w:ind w:left="720" w:hanging="720"/>
        <w:rPr>
          <w:color w:val="000000"/>
        </w:rPr>
      </w:pPr>
      <w:r w:rsidRPr="00571D2D">
        <w:rPr>
          <w:color w:val="000000"/>
        </w:rPr>
        <w:t>18.</w:t>
      </w:r>
      <w:r w:rsidRPr="00571D2D">
        <w:rPr>
          <w:color w:val="000000"/>
        </w:rPr>
        <w:tab/>
        <w:t xml:space="preserve">Kourounis, G., Kong, C.Y., Logue, J., and Gibson, S. (2020). Weight loss in adults following bariatric surgery, a systematic review of preoperative behavioural predictors. Clinical Obesity </w:t>
      </w:r>
      <w:r w:rsidRPr="00571D2D">
        <w:rPr>
          <w:i/>
          <w:iCs/>
          <w:color w:val="000000"/>
        </w:rPr>
        <w:t>10</w:t>
      </w:r>
      <w:r w:rsidRPr="00571D2D">
        <w:rPr>
          <w:color w:val="000000"/>
        </w:rPr>
        <w:t>. 10.1111/cob.12392.</w:t>
      </w:r>
    </w:p>
    <w:p w14:paraId="0000013B" w14:textId="77777777" w:rsidR="00892E85" w:rsidRPr="00571D2D" w:rsidRDefault="007D4EA7">
      <w:pPr>
        <w:pBdr>
          <w:top w:val="nil"/>
          <w:left w:val="nil"/>
          <w:bottom w:val="nil"/>
          <w:right w:val="nil"/>
          <w:between w:val="nil"/>
        </w:pBdr>
        <w:ind w:left="720" w:hanging="720"/>
        <w:rPr>
          <w:color w:val="000000"/>
        </w:rPr>
      </w:pPr>
      <w:r w:rsidRPr="00571D2D">
        <w:rPr>
          <w:color w:val="000000"/>
        </w:rPr>
        <w:t>19.</w:t>
      </w:r>
      <w:r w:rsidRPr="00571D2D">
        <w:rPr>
          <w:color w:val="000000"/>
        </w:rPr>
        <w:tab/>
        <w:t>A, A.-S. (2021). The Future of Bariatric Surgery and Genetics. In Laparoscopic Sleeve Gastrectomy, (Springer,). 10.1007/978-3-030-57373-7_6.</w:t>
      </w:r>
    </w:p>
    <w:p w14:paraId="0000013C" w14:textId="77777777" w:rsidR="00892E85" w:rsidRPr="00571D2D" w:rsidRDefault="007D4EA7">
      <w:pPr>
        <w:pBdr>
          <w:top w:val="nil"/>
          <w:left w:val="nil"/>
          <w:bottom w:val="nil"/>
          <w:right w:val="nil"/>
          <w:between w:val="nil"/>
        </w:pBdr>
        <w:ind w:left="720" w:hanging="720"/>
        <w:rPr>
          <w:color w:val="000000"/>
        </w:rPr>
      </w:pPr>
      <w:r w:rsidRPr="00571D2D">
        <w:rPr>
          <w:color w:val="000000"/>
        </w:rPr>
        <w:t>20.</w:t>
      </w:r>
      <w:r w:rsidRPr="00571D2D">
        <w:rPr>
          <w:color w:val="000000"/>
        </w:rPr>
        <w:tab/>
        <w:t xml:space="preserve">Mootha, V.K., and Hirschhorn, J.N. (2010). Inborn variation in metabolism. Nat Genet </w:t>
      </w:r>
      <w:r w:rsidRPr="00571D2D">
        <w:rPr>
          <w:i/>
          <w:iCs/>
          <w:color w:val="000000"/>
        </w:rPr>
        <w:t>42</w:t>
      </w:r>
      <w:r w:rsidRPr="00571D2D">
        <w:rPr>
          <w:color w:val="000000"/>
        </w:rPr>
        <w:t>, 97–98. 10.1038/ng0210-97.</w:t>
      </w:r>
    </w:p>
    <w:p w14:paraId="0000013D" w14:textId="77777777" w:rsidR="00892E85" w:rsidRPr="00571D2D" w:rsidRDefault="007D4EA7">
      <w:pPr>
        <w:pBdr>
          <w:top w:val="nil"/>
          <w:left w:val="nil"/>
          <w:bottom w:val="nil"/>
          <w:right w:val="nil"/>
          <w:between w:val="nil"/>
        </w:pBdr>
        <w:ind w:left="720" w:hanging="720"/>
        <w:rPr>
          <w:color w:val="000000"/>
        </w:rPr>
      </w:pPr>
      <w:r w:rsidRPr="00571D2D">
        <w:rPr>
          <w:color w:val="000000"/>
        </w:rPr>
        <w:t>21.</w:t>
      </w:r>
      <w:r w:rsidRPr="00571D2D">
        <w:rPr>
          <w:color w:val="000000"/>
        </w:rPr>
        <w:tab/>
        <w:t xml:space="preserve">Cheng, S., Rhee, E.P., Larson, M.G., Lewis, G.D., McCabe, E.L., Shen, D., Palma, M.J., Roberts, L.D., Dejam, A., Souza, A.L., et al. (2012). Metabolite profiling identifies pathways associated with metabolic risk in humans. Circulation </w:t>
      </w:r>
      <w:r w:rsidRPr="00571D2D">
        <w:rPr>
          <w:i/>
          <w:iCs/>
          <w:color w:val="000000"/>
        </w:rPr>
        <w:t>125</w:t>
      </w:r>
      <w:r w:rsidRPr="00571D2D">
        <w:rPr>
          <w:color w:val="000000"/>
        </w:rPr>
        <w:t>, 2222–2231. 10.1161/circulationaha.111.067827.</w:t>
      </w:r>
    </w:p>
    <w:p w14:paraId="0000013E" w14:textId="77777777" w:rsidR="00892E85" w:rsidRPr="00571D2D" w:rsidRDefault="007D4EA7">
      <w:pPr>
        <w:pBdr>
          <w:top w:val="nil"/>
          <w:left w:val="nil"/>
          <w:bottom w:val="nil"/>
          <w:right w:val="nil"/>
          <w:between w:val="nil"/>
        </w:pBdr>
        <w:ind w:left="720" w:hanging="720"/>
        <w:rPr>
          <w:color w:val="000000"/>
        </w:rPr>
      </w:pPr>
      <w:r w:rsidRPr="00571D2D">
        <w:rPr>
          <w:color w:val="000000"/>
        </w:rPr>
        <w:t>22.</w:t>
      </w:r>
      <w:r w:rsidRPr="00571D2D">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571D2D">
        <w:rPr>
          <w:i/>
          <w:iCs/>
          <w:color w:val="000000"/>
        </w:rPr>
        <w:t>3</w:t>
      </w:r>
      <w:r w:rsidRPr="00571D2D">
        <w:rPr>
          <w:color w:val="000000"/>
        </w:rPr>
        <w:t>, 80re82. 10.1126/scitranslmed.3002043.</w:t>
      </w:r>
    </w:p>
    <w:p w14:paraId="0000013F" w14:textId="77777777" w:rsidR="00892E85" w:rsidRPr="00571D2D" w:rsidRDefault="007D4EA7">
      <w:pPr>
        <w:pBdr>
          <w:top w:val="nil"/>
          <w:left w:val="nil"/>
          <w:bottom w:val="nil"/>
          <w:right w:val="nil"/>
          <w:between w:val="nil"/>
        </w:pBdr>
        <w:ind w:left="720" w:hanging="720"/>
        <w:rPr>
          <w:color w:val="000000"/>
        </w:rPr>
      </w:pPr>
      <w:r w:rsidRPr="00571D2D">
        <w:rPr>
          <w:color w:val="000000"/>
        </w:rPr>
        <w:t>23.</w:t>
      </w:r>
      <w:r w:rsidRPr="00571D2D">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571D2D">
        <w:rPr>
          <w:i/>
          <w:iCs/>
          <w:color w:val="000000"/>
        </w:rPr>
        <w:t>37</w:t>
      </w:r>
      <w:r w:rsidRPr="00571D2D">
        <w:rPr>
          <w:color w:val="000000"/>
        </w:rPr>
        <w:t>, 3150–3156. 10.2337/dc14-0195.</w:t>
      </w:r>
    </w:p>
    <w:p w14:paraId="00000140" w14:textId="77777777" w:rsidR="00892E85" w:rsidRPr="00571D2D" w:rsidRDefault="007D4EA7">
      <w:pPr>
        <w:pBdr>
          <w:top w:val="nil"/>
          <w:left w:val="nil"/>
          <w:bottom w:val="nil"/>
          <w:right w:val="nil"/>
          <w:between w:val="nil"/>
        </w:pBdr>
        <w:ind w:left="720" w:hanging="720"/>
        <w:rPr>
          <w:color w:val="000000"/>
        </w:rPr>
      </w:pPr>
      <w:r w:rsidRPr="00571D2D">
        <w:rPr>
          <w:color w:val="000000"/>
        </w:rPr>
        <w:t>24.</w:t>
      </w:r>
      <w:r w:rsidRPr="00571D2D">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571D2D">
        <w:rPr>
          <w:i/>
          <w:iCs/>
          <w:color w:val="000000"/>
        </w:rPr>
        <w:t>5</w:t>
      </w:r>
      <w:r w:rsidRPr="00571D2D">
        <w:rPr>
          <w:color w:val="000000"/>
        </w:rPr>
        <w:t>, 538–551. 10.1016/j.molmet.2016.04.006.</w:t>
      </w:r>
    </w:p>
    <w:p w14:paraId="00000141" w14:textId="77777777" w:rsidR="00892E85" w:rsidRPr="00571D2D" w:rsidRDefault="007D4EA7">
      <w:pPr>
        <w:pBdr>
          <w:top w:val="nil"/>
          <w:left w:val="nil"/>
          <w:bottom w:val="nil"/>
          <w:right w:val="nil"/>
          <w:between w:val="nil"/>
        </w:pBdr>
        <w:ind w:left="720" w:hanging="720"/>
        <w:rPr>
          <w:color w:val="000000"/>
        </w:rPr>
      </w:pPr>
      <w:r w:rsidRPr="00571D2D">
        <w:rPr>
          <w:color w:val="000000"/>
        </w:rPr>
        <w:t>25.</w:t>
      </w:r>
      <w:r w:rsidRPr="00571D2D">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571D2D">
        <w:rPr>
          <w:i/>
          <w:iCs/>
          <w:color w:val="000000"/>
        </w:rPr>
        <w:t>11</w:t>
      </w:r>
      <w:r w:rsidRPr="00571D2D">
        <w:rPr>
          <w:color w:val="000000"/>
        </w:rPr>
        <w:t>, 1109–1118. 10.1016/j.soard.2015.01.011.</w:t>
      </w:r>
    </w:p>
    <w:p w14:paraId="00000142" w14:textId="77777777" w:rsidR="00892E85" w:rsidRPr="00571D2D" w:rsidRDefault="007D4EA7">
      <w:pPr>
        <w:pBdr>
          <w:top w:val="nil"/>
          <w:left w:val="nil"/>
          <w:bottom w:val="nil"/>
          <w:right w:val="nil"/>
          <w:between w:val="nil"/>
        </w:pBdr>
        <w:ind w:left="720" w:hanging="720"/>
        <w:rPr>
          <w:color w:val="000000"/>
        </w:rPr>
      </w:pPr>
      <w:r w:rsidRPr="00571D2D">
        <w:rPr>
          <w:color w:val="000000"/>
        </w:rPr>
        <w:t>26.</w:t>
      </w:r>
      <w:r w:rsidRPr="00571D2D">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sidRPr="00571D2D">
        <w:rPr>
          <w:i/>
          <w:iCs/>
          <w:color w:val="000000"/>
        </w:rPr>
        <w:t>153</w:t>
      </w:r>
      <w:r w:rsidRPr="00571D2D">
        <w:rPr>
          <w:color w:val="000000"/>
        </w:rPr>
        <w:t>, 427–434. 10.1001/jamasurg.2017.5025.</w:t>
      </w:r>
    </w:p>
    <w:p w14:paraId="00000143" w14:textId="77777777" w:rsidR="00892E85" w:rsidRPr="00571D2D" w:rsidRDefault="007D4EA7">
      <w:pPr>
        <w:pBdr>
          <w:top w:val="nil"/>
          <w:left w:val="nil"/>
          <w:bottom w:val="nil"/>
          <w:right w:val="nil"/>
          <w:between w:val="nil"/>
        </w:pBdr>
        <w:ind w:left="720" w:hanging="720"/>
        <w:rPr>
          <w:color w:val="000000"/>
        </w:rPr>
      </w:pPr>
      <w:r w:rsidRPr="00571D2D">
        <w:rPr>
          <w:color w:val="000000"/>
        </w:rPr>
        <w:t>27.</w:t>
      </w:r>
      <w:r w:rsidRPr="00571D2D">
        <w:rPr>
          <w:color w:val="000000"/>
        </w:rPr>
        <w:tab/>
        <w:t xml:space="preserve">Hinerman, A.S., Barinas-Mitchell, E.J.M., El Khoudary, S.R., Courcoulas, A.P., Wahed, A.S., and King, W.C. (2020). Change in predicted 10-year and lifetime cardiovascular </w:t>
      </w:r>
      <w:r w:rsidRPr="00571D2D">
        <w:rPr>
          <w:color w:val="000000"/>
        </w:rPr>
        <w:lastRenderedPageBreak/>
        <w:t xml:space="preserve">disease risk after Roux-en-Y gastric bypass. Surg Obes Relat Dis </w:t>
      </w:r>
      <w:r w:rsidRPr="00571D2D">
        <w:rPr>
          <w:i/>
          <w:iCs/>
          <w:color w:val="000000"/>
        </w:rPr>
        <w:t>16</w:t>
      </w:r>
      <w:r w:rsidRPr="00571D2D">
        <w:rPr>
          <w:color w:val="000000"/>
        </w:rPr>
        <w:t>, 1011–1021. 10.1016/j.soard.2020.04.011.</w:t>
      </w:r>
    </w:p>
    <w:p w14:paraId="00000144" w14:textId="77777777" w:rsidR="00892E85" w:rsidRPr="00571D2D" w:rsidRDefault="007D4EA7">
      <w:pPr>
        <w:pBdr>
          <w:top w:val="nil"/>
          <w:left w:val="nil"/>
          <w:bottom w:val="nil"/>
          <w:right w:val="nil"/>
          <w:between w:val="nil"/>
        </w:pBdr>
        <w:ind w:left="720" w:hanging="720"/>
        <w:rPr>
          <w:color w:val="000000"/>
        </w:rPr>
      </w:pPr>
      <w:r w:rsidRPr="00571D2D">
        <w:rPr>
          <w:color w:val="000000"/>
        </w:rPr>
        <w:t>28.</w:t>
      </w:r>
      <w:r w:rsidRPr="00571D2D">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sidRPr="00571D2D">
        <w:rPr>
          <w:i/>
          <w:iCs/>
          <w:color w:val="000000"/>
        </w:rPr>
        <w:t>39</w:t>
      </w:r>
      <w:r w:rsidRPr="00571D2D">
        <w:rPr>
          <w:color w:val="000000"/>
        </w:rPr>
        <w:t>. 10.1093/bioinformatics/btad080.</w:t>
      </w:r>
    </w:p>
    <w:p w14:paraId="00000145" w14:textId="77777777" w:rsidR="00892E85" w:rsidRPr="00571D2D" w:rsidRDefault="007D4EA7">
      <w:pPr>
        <w:pBdr>
          <w:top w:val="nil"/>
          <w:left w:val="nil"/>
          <w:bottom w:val="nil"/>
          <w:right w:val="nil"/>
          <w:between w:val="nil"/>
        </w:pBdr>
        <w:ind w:left="720" w:hanging="720"/>
        <w:rPr>
          <w:color w:val="000000"/>
        </w:rPr>
      </w:pPr>
      <w:r w:rsidRPr="00571D2D">
        <w:rPr>
          <w:color w:val="000000"/>
        </w:rPr>
        <w:t>29.</w:t>
      </w:r>
      <w:r w:rsidRPr="00571D2D">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571D2D">
        <w:rPr>
          <w:i/>
          <w:iCs/>
          <w:color w:val="000000"/>
        </w:rPr>
        <w:t>65</w:t>
      </w:r>
      <w:r w:rsidRPr="00571D2D">
        <w:rPr>
          <w:color w:val="000000"/>
        </w:rPr>
        <w:t>, 1144–1154. 10.1007/s10620-019-05714-3.</w:t>
      </w:r>
    </w:p>
    <w:p w14:paraId="00000146" w14:textId="77777777" w:rsidR="00892E85" w:rsidRPr="00571D2D" w:rsidRDefault="007D4EA7">
      <w:pPr>
        <w:pBdr>
          <w:top w:val="nil"/>
          <w:left w:val="nil"/>
          <w:bottom w:val="nil"/>
          <w:right w:val="nil"/>
          <w:between w:val="nil"/>
        </w:pBdr>
        <w:ind w:left="720" w:hanging="720"/>
        <w:rPr>
          <w:color w:val="000000"/>
        </w:rPr>
      </w:pPr>
      <w:r w:rsidRPr="00571D2D">
        <w:rPr>
          <w:color w:val="000000"/>
        </w:rPr>
        <w:t>30.</w:t>
      </w:r>
      <w:r w:rsidRPr="00571D2D">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571D2D">
        <w:rPr>
          <w:i/>
          <w:iCs/>
          <w:color w:val="000000"/>
        </w:rPr>
        <w:t>44</w:t>
      </w:r>
      <w:r w:rsidRPr="00571D2D">
        <w:rPr>
          <w:color w:val="000000"/>
        </w:rPr>
        <w:t>, 1596–1606. 10.1038/s41366-020-0603-x.</w:t>
      </w:r>
    </w:p>
    <w:p w14:paraId="00000147" w14:textId="77777777" w:rsidR="00892E85" w:rsidRPr="00571D2D" w:rsidRDefault="007D4EA7">
      <w:pPr>
        <w:pBdr>
          <w:top w:val="nil"/>
          <w:left w:val="nil"/>
          <w:bottom w:val="nil"/>
          <w:right w:val="nil"/>
          <w:between w:val="nil"/>
        </w:pBdr>
        <w:ind w:left="720" w:hanging="720"/>
        <w:rPr>
          <w:color w:val="000000"/>
        </w:rPr>
      </w:pPr>
      <w:r w:rsidRPr="00571D2D">
        <w:rPr>
          <w:color w:val="000000"/>
        </w:rPr>
        <w:t>31.</w:t>
      </w:r>
      <w:r w:rsidRPr="00571D2D">
        <w:rPr>
          <w:color w:val="000000"/>
        </w:rPr>
        <w:tab/>
        <w:t xml:space="preserve">Brethauer, S.A., Kim, J., el Chaar, M., Papasavas, P., Eisenberg, D., Rogers, A., Ballem, N., Kligman, M., Kothari, S., and Committee, A.C.I. (2015). Standardized outcomes reporting in metabolic and bariatric surgery. Surg Obes Relat Dis </w:t>
      </w:r>
      <w:r w:rsidRPr="00571D2D">
        <w:rPr>
          <w:i/>
          <w:iCs/>
          <w:color w:val="000000"/>
        </w:rPr>
        <w:t>11</w:t>
      </w:r>
      <w:r w:rsidRPr="00571D2D">
        <w:rPr>
          <w:color w:val="000000"/>
        </w:rPr>
        <w:t>, 489–506. 10.1016/j.soard.2015.02.003.</w:t>
      </w:r>
    </w:p>
    <w:p w14:paraId="00000148" w14:textId="77777777" w:rsidR="00892E85" w:rsidRPr="00571D2D" w:rsidRDefault="007D4EA7">
      <w:pPr>
        <w:pBdr>
          <w:top w:val="nil"/>
          <w:left w:val="nil"/>
          <w:bottom w:val="nil"/>
          <w:right w:val="nil"/>
          <w:between w:val="nil"/>
        </w:pBdr>
        <w:ind w:left="720" w:hanging="720"/>
        <w:rPr>
          <w:color w:val="000000"/>
        </w:rPr>
      </w:pPr>
      <w:r w:rsidRPr="00571D2D">
        <w:rPr>
          <w:color w:val="000000"/>
        </w:rPr>
        <w:t>32.</w:t>
      </w:r>
      <w:r w:rsidRPr="00571D2D">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sidRPr="00571D2D">
        <w:rPr>
          <w:i/>
          <w:iCs/>
          <w:color w:val="000000"/>
        </w:rPr>
        <w:t>12</w:t>
      </w:r>
      <w:r w:rsidRPr="00571D2D">
        <w:rPr>
          <w:color w:val="000000"/>
        </w:rPr>
        <w:t>, 174–180. 10.1007/s12094-010-0487-7.</w:t>
      </w:r>
    </w:p>
    <w:p w14:paraId="00000149" w14:textId="77777777" w:rsidR="00892E85" w:rsidRPr="00571D2D" w:rsidRDefault="007D4EA7">
      <w:pPr>
        <w:pBdr>
          <w:top w:val="nil"/>
          <w:left w:val="nil"/>
          <w:bottom w:val="nil"/>
          <w:right w:val="nil"/>
          <w:between w:val="nil"/>
        </w:pBdr>
        <w:ind w:left="720" w:hanging="720"/>
        <w:rPr>
          <w:color w:val="000000"/>
        </w:rPr>
      </w:pPr>
      <w:r w:rsidRPr="00571D2D">
        <w:rPr>
          <w:color w:val="000000"/>
        </w:rPr>
        <w:t>33.</w:t>
      </w:r>
      <w:r w:rsidRPr="00571D2D">
        <w:rPr>
          <w:color w:val="000000"/>
        </w:rPr>
        <w:tab/>
        <w:t xml:space="preserve">Peloso, G.M., Rader, D.J., Gabriel, S., Kathiresan, S., Daly, M.J., and Neale, B.M. (2016). Phenotypic extremes in rare variant study designs. Eur J Hum Genet </w:t>
      </w:r>
      <w:r w:rsidRPr="00571D2D">
        <w:rPr>
          <w:i/>
          <w:iCs/>
          <w:color w:val="000000"/>
        </w:rPr>
        <w:t>24</w:t>
      </w:r>
      <w:r w:rsidRPr="00571D2D">
        <w:rPr>
          <w:color w:val="000000"/>
        </w:rPr>
        <w:t>, 924–930. 10.1038/ejhg.2015.197.</w:t>
      </w:r>
    </w:p>
    <w:p w14:paraId="0000014A" w14:textId="77777777" w:rsidR="00892E85" w:rsidRPr="00571D2D" w:rsidRDefault="007D4EA7">
      <w:pPr>
        <w:pBdr>
          <w:top w:val="nil"/>
          <w:left w:val="nil"/>
          <w:bottom w:val="nil"/>
          <w:right w:val="nil"/>
          <w:between w:val="nil"/>
        </w:pBdr>
        <w:ind w:left="720" w:hanging="720"/>
        <w:rPr>
          <w:color w:val="000000"/>
        </w:rPr>
      </w:pPr>
      <w:r w:rsidRPr="00571D2D">
        <w:rPr>
          <w:color w:val="000000"/>
        </w:rPr>
        <w:t>34.</w:t>
      </w:r>
      <w:r w:rsidRPr="00571D2D">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571D2D">
        <w:rPr>
          <w:i/>
          <w:iCs/>
          <w:color w:val="000000"/>
        </w:rPr>
        <w:t>11</w:t>
      </w:r>
      <w:r w:rsidRPr="00571D2D">
        <w:rPr>
          <w:color w:val="000000"/>
        </w:rPr>
        <w:t>, 15652. 10.1038/s41598-021-95154-9.</w:t>
      </w:r>
    </w:p>
    <w:p w14:paraId="0000014B" w14:textId="77777777" w:rsidR="00892E85" w:rsidRPr="00571D2D" w:rsidRDefault="007D4EA7">
      <w:pPr>
        <w:pBdr>
          <w:top w:val="nil"/>
          <w:left w:val="nil"/>
          <w:bottom w:val="nil"/>
          <w:right w:val="nil"/>
          <w:between w:val="nil"/>
        </w:pBdr>
        <w:ind w:left="720" w:hanging="720"/>
        <w:rPr>
          <w:color w:val="000000"/>
        </w:rPr>
      </w:pPr>
      <w:r w:rsidRPr="00571D2D">
        <w:rPr>
          <w:color w:val="000000"/>
        </w:rPr>
        <w:t>35.</w:t>
      </w:r>
      <w:r w:rsidRPr="00571D2D">
        <w:rPr>
          <w:color w:val="000000"/>
        </w:rPr>
        <w:tab/>
        <w:t xml:space="preserve">Sinclair, L.V., Neyens, D., Ramsay, G., Taylor, P.M., and Cantrell, D.A. (2018). Single cell analysis of kynurenine and System L amino acid transport in T cells. Nat Commun </w:t>
      </w:r>
      <w:r w:rsidRPr="00571D2D">
        <w:rPr>
          <w:i/>
          <w:iCs/>
          <w:color w:val="000000"/>
        </w:rPr>
        <w:t>9</w:t>
      </w:r>
      <w:r w:rsidRPr="00571D2D">
        <w:rPr>
          <w:color w:val="000000"/>
        </w:rPr>
        <w:t>, 1981. 10.1038/s41467-018-04366-7.</w:t>
      </w:r>
    </w:p>
    <w:p w14:paraId="0000014C" w14:textId="77777777" w:rsidR="00892E85" w:rsidRPr="00571D2D" w:rsidRDefault="007D4EA7">
      <w:pPr>
        <w:pBdr>
          <w:top w:val="nil"/>
          <w:left w:val="nil"/>
          <w:bottom w:val="nil"/>
          <w:right w:val="nil"/>
          <w:between w:val="nil"/>
        </w:pBdr>
        <w:ind w:left="720" w:hanging="720"/>
        <w:rPr>
          <w:color w:val="000000"/>
        </w:rPr>
      </w:pPr>
      <w:r w:rsidRPr="00571D2D">
        <w:rPr>
          <w:color w:val="000000"/>
        </w:rPr>
        <w:t>36.</w:t>
      </w:r>
      <w:r w:rsidRPr="00571D2D">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RPr="00571D2D">
        <w:rPr>
          <w:i/>
          <w:iCs/>
          <w:color w:val="000000"/>
        </w:rPr>
        <w:t>93</w:t>
      </w:r>
      <w:r w:rsidRPr="00571D2D">
        <w:rPr>
          <w:color w:val="000000"/>
        </w:rPr>
        <w:t>, 2479–2485. 10.1210/jc.2007-2851.</w:t>
      </w:r>
    </w:p>
    <w:p w14:paraId="0000014D" w14:textId="77777777" w:rsidR="00892E85" w:rsidRPr="00571D2D" w:rsidRDefault="007D4EA7">
      <w:pPr>
        <w:pBdr>
          <w:top w:val="nil"/>
          <w:left w:val="nil"/>
          <w:bottom w:val="nil"/>
          <w:right w:val="nil"/>
          <w:between w:val="nil"/>
        </w:pBdr>
        <w:ind w:left="720" w:hanging="720"/>
        <w:rPr>
          <w:color w:val="000000"/>
        </w:rPr>
      </w:pPr>
      <w:r w:rsidRPr="00571D2D">
        <w:rPr>
          <w:color w:val="000000"/>
        </w:rPr>
        <w:t>37.</w:t>
      </w:r>
      <w:r w:rsidRPr="00571D2D">
        <w:rPr>
          <w:color w:val="000000"/>
        </w:rPr>
        <w:tab/>
        <w:t xml:space="preserve">Penney, N.C., Kinross, J., Newton, R.C., and Purkayastha, S. (2015). The role of bile acids in reducing the metabolic complications of obesity after bariatric surgery: a systematic review. Int J Obes (Lond) </w:t>
      </w:r>
      <w:r w:rsidRPr="00571D2D">
        <w:rPr>
          <w:i/>
          <w:iCs/>
          <w:color w:val="000000"/>
        </w:rPr>
        <w:t>39</w:t>
      </w:r>
      <w:r w:rsidRPr="00571D2D">
        <w:rPr>
          <w:color w:val="000000"/>
        </w:rPr>
        <w:t>, 1565–1574. 10.1038/ijo.2015.115.</w:t>
      </w:r>
    </w:p>
    <w:p w14:paraId="0000014E" w14:textId="77777777" w:rsidR="00892E85" w:rsidRPr="00571D2D" w:rsidRDefault="007D4EA7">
      <w:pPr>
        <w:pBdr>
          <w:top w:val="nil"/>
          <w:left w:val="nil"/>
          <w:bottom w:val="nil"/>
          <w:right w:val="nil"/>
          <w:between w:val="nil"/>
        </w:pBdr>
        <w:ind w:left="720" w:hanging="720"/>
        <w:rPr>
          <w:color w:val="000000"/>
        </w:rPr>
      </w:pPr>
      <w:r w:rsidRPr="00571D2D">
        <w:rPr>
          <w:color w:val="000000"/>
        </w:rPr>
        <w:t>38.</w:t>
      </w:r>
      <w:r w:rsidRPr="00571D2D">
        <w:rPr>
          <w:color w:val="000000"/>
        </w:rPr>
        <w:tab/>
        <w:t xml:space="preserve">Cervenka, I., Agudelo, L.Z., and Ruas, J.L. (2017). Kynurenines: Tryptophan's metabolites in exercise, inflammation, and mental health. Science </w:t>
      </w:r>
      <w:r w:rsidRPr="00571D2D">
        <w:rPr>
          <w:i/>
          <w:iCs/>
          <w:color w:val="000000"/>
        </w:rPr>
        <w:t>357</w:t>
      </w:r>
      <w:r w:rsidRPr="00571D2D">
        <w:rPr>
          <w:color w:val="000000"/>
        </w:rPr>
        <w:t>. 10.1126/science.aaf9794.</w:t>
      </w:r>
    </w:p>
    <w:p w14:paraId="0000014F" w14:textId="77777777" w:rsidR="00892E85" w:rsidRPr="00571D2D" w:rsidRDefault="007D4EA7">
      <w:pPr>
        <w:pBdr>
          <w:top w:val="nil"/>
          <w:left w:val="nil"/>
          <w:bottom w:val="nil"/>
          <w:right w:val="nil"/>
          <w:between w:val="nil"/>
        </w:pBdr>
        <w:ind w:left="720" w:hanging="720"/>
        <w:rPr>
          <w:color w:val="000000"/>
        </w:rPr>
      </w:pPr>
      <w:r w:rsidRPr="00571D2D">
        <w:rPr>
          <w:color w:val="000000"/>
        </w:rPr>
        <w:t>39.</w:t>
      </w:r>
      <w:r w:rsidRPr="00571D2D">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RPr="00571D2D">
        <w:rPr>
          <w:i/>
          <w:iCs/>
          <w:color w:val="000000"/>
        </w:rPr>
        <w:t>23</w:t>
      </w:r>
      <w:r w:rsidRPr="00571D2D">
        <w:rPr>
          <w:color w:val="000000"/>
        </w:rPr>
        <w:t>, 2066–2074. 10.1002/oby.21199.</w:t>
      </w:r>
    </w:p>
    <w:p w14:paraId="00000150"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40.</w:t>
      </w:r>
      <w:r w:rsidRPr="00571D2D">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571D2D">
        <w:rPr>
          <w:i/>
          <w:iCs/>
          <w:color w:val="000000"/>
        </w:rPr>
        <w:t>19</w:t>
      </w:r>
      <w:r w:rsidRPr="00571D2D">
        <w:rPr>
          <w:color w:val="000000"/>
        </w:rPr>
        <w:t>, 96–108. 10.1016/j.cmet.2013.12.003.</w:t>
      </w:r>
    </w:p>
    <w:p w14:paraId="00000151" w14:textId="77777777" w:rsidR="00892E85" w:rsidRPr="00571D2D" w:rsidRDefault="007D4EA7">
      <w:pPr>
        <w:pBdr>
          <w:top w:val="nil"/>
          <w:left w:val="nil"/>
          <w:bottom w:val="nil"/>
          <w:right w:val="nil"/>
          <w:between w:val="nil"/>
        </w:pBdr>
        <w:ind w:left="720" w:hanging="720"/>
        <w:rPr>
          <w:color w:val="000000"/>
        </w:rPr>
      </w:pPr>
      <w:r w:rsidRPr="00571D2D">
        <w:rPr>
          <w:color w:val="000000"/>
        </w:rPr>
        <w:t>41.</w:t>
      </w:r>
      <w:r w:rsidRPr="00571D2D">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RPr="00571D2D">
        <w:rPr>
          <w:i/>
          <w:iCs/>
          <w:color w:val="000000"/>
        </w:rPr>
        <w:t>158</w:t>
      </w:r>
      <w:r w:rsidRPr="00571D2D">
        <w:rPr>
          <w:color w:val="000000"/>
        </w:rPr>
        <w:t>, 155955. 10.1016/j.metabol.2024.155955.</w:t>
      </w:r>
    </w:p>
    <w:p w14:paraId="00000152" w14:textId="77777777" w:rsidR="00892E85" w:rsidRPr="00571D2D" w:rsidRDefault="007D4EA7">
      <w:pPr>
        <w:pBdr>
          <w:top w:val="nil"/>
          <w:left w:val="nil"/>
          <w:bottom w:val="nil"/>
          <w:right w:val="nil"/>
          <w:between w:val="nil"/>
        </w:pBdr>
        <w:ind w:left="720" w:hanging="720"/>
        <w:rPr>
          <w:color w:val="000000"/>
        </w:rPr>
      </w:pPr>
      <w:r w:rsidRPr="00571D2D">
        <w:rPr>
          <w:color w:val="000000"/>
        </w:rPr>
        <w:t>42.</w:t>
      </w:r>
      <w:r w:rsidRPr="00571D2D">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RPr="00571D2D">
        <w:rPr>
          <w:i/>
          <w:iCs/>
          <w:color w:val="000000"/>
        </w:rPr>
        <w:t>36</w:t>
      </w:r>
      <w:r w:rsidRPr="00571D2D">
        <w:rPr>
          <w:color w:val="000000"/>
        </w:rPr>
        <w:t>, 104567. 10.1016/j.numecd.2026.104567.</w:t>
      </w:r>
    </w:p>
    <w:p w14:paraId="00000153" w14:textId="77777777" w:rsidR="00892E85" w:rsidRPr="00571D2D" w:rsidRDefault="007D4EA7">
      <w:pPr>
        <w:pBdr>
          <w:top w:val="nil"/>
          <w:left w:val="nil"/>
          <w:bottom w:val="nil"/>
          <w:right w:val="nil"/>
          <w:between w:val="nil"/>
        </w:pBdr>
        <w:ind w:left="720" w:hanging="720"/>
        <w:rPr>
          <w:color w:val="000000"/>
        </w:rPr>
      </w:pPr>
      <w:r w:rsidRPr="00571D2D">
        <w:rPr>
          <w:color w:val="000000"/>
        </w:rPr>
        <w:t>43.</w:t>
      </w:r>
      <w:r w:rsidRPr="00571D2D">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RPr="00571D2D">
        <w:rPr>
          <w:i/>
          <w:iCs/>
          <w:color w:val="000000"/>
        </w:rPr>
        <w:t>16</w:t>
      </w:r>
      <w:r w:rsidRPr="00571D2D">
        <w:rPr>
          <w:color w:val="000000"/>
        </w:rPr>
        <w:t>. 10.3390/nu16040498.</w:t>
      </w:r>
    </w:p>
    <w:p w14:paraId="00000154" w14:textId="77777777" w:rsidR="00892E85" w:rsidRPr="00571D2D" w:rsidRDefault="007D4EA7">
      <w:pPr>
        <w:pBdr>
          <w:top w:val="nil"/>
          <w:left w:val="nil"/>
          <w:bottom w:val="nil"/>
          <w:right w:val="nil"/>
          <w:between w:val="nil"/>
        </w:pBdr>
        <w:ind w:left="720" w:hanging="720"/>
        <w:rPr>
          <w:color w:val="000000"/>
        </w:rPr>
      </w:pPr>
      <w:r w:rsidRPr="00571D2D">
        <w:rPr>
          <w:color w:val="000000"/>
        </w:rPr>
        <w:t>44.</w:t>
      </w:r>
      <w:r w:rsidRPr="00571D2D">
        <w:rPr>
          <w:color w:val="000000"/>
        </w:rPr>
        <w:tab/>
        <w:t xml:space="preserve">Pilz, S., Meinitzer, A., Gaksch, M., Grubler, M., Verheyen, N., Drechsler, C., Hartaigh, B.O., Lang, F., Alesutan, I., Voelkl, J., et al. (2015). Homoarginine in the renal and cardiovascular systems. Amino Acids </w:t>
      </w:r>
      <w:r w:rsidRPr="00571D2D">
        <w:rPr>
          <w:i/>
          <w:iCs/>
          <w:color w:val="000000"/>
        </w:rPr>
        <w:t>47</w:t>
      </w:r>
      <w:r w:rsidRPr="00571D2D">
        <w:rPr>
          <w:color w:val="000000"/>
        </w:rPr>
        <w:t>, 1703–1713. 10.1007/s00726-015-1993-2.</w:t>
      </w:r>
    </w:p>
    <w:p w14:paraId="00000155" w14:textId="77777777" w:rsidR="00892E85" w:rsidRPr="00571D2D" w:rsidRDefault="007D4EA7">
      <w:pPr>
        <w:pBdr>
          <w:top w:val="nil"/>
          <w:left w:val="nil"/>
          <w:bottom w:val="nil"/>
          <w:right w:val="nil"/>
          <w:between w:val="nil"/>
        </w:pBdr>
        <w:ind w:left="720" w:hanging="720"/>
        <w:rPr>
          <w:color w:val="000000"/>
        </w:rPr>
      </w:pPr>
      <w:r w:rsidRPr="00571D2D">
        <w:rPr>
          <w:color w:val="000000"/>
        </w:rPr>
        <w:t>45.</w:t>
      </w:r>
      <w:r w:rsidRPr="00571D2D">
        <w:rPr>
          <w:color w:val="000000"/>
        </w:rPr>
        <w:tab/>
        <w:t xml:space="preserve">Meech, R., Hu, D.G., McKinnon, R.A., Mubarokah, S.N., Haines, A.Z., Nair, P.C., Rowland, A., and Mackenzie, P.I. (2019). The UDP-Glycosyltransferase (UGT) Superfamily: New Members, New Functions, and Novel Paradigms. Physiol Rev </w:t>
      </w:r>
      <w:r w:rsidRPr="00571D2D">
        <w:rPr>
          <w:i/>
          <w:iCs/>
          <w:color w:val="000000"/>
        </w:rPr>
        <w:t>99</w:t>
      </w:r>
      <w:r w:rsidRPr="00571D2D">
        <w:rPr>
          <w:color w:val="000000"/>
        </w:rPr>
        <w:t>, 1153–1222. 10.1152/physrev.00058.2017.</w:t>
      </w:r>
    </w:p>
    <w:p w14:paraId="00000156" w14:textId="77777777" w:rsidR="00892E85" w:rsidRPr="00571D2D" w:rsidRDefault="007D4EA7">
      <w:pPr>
        <w:pBdr>
          <w:top w:val="nil"/>
          <w:left w:val="nil"/>
          <w:bottom w:val="nil"/>
          <w:right w:val="nil"/>
          <w:between w:val="nil"/>
        </w:pBdr>
        <w:ind w:left="720" w:hanging="720"/>
        <w:rPr>
          <w:color w:val="000000"/>
        </w:rPr>
      </w:pPr>
      <w:r w:rsidRPr="00571D2D">
        <w:rPr>
          <w:color w:val="000000"/>
        </w:rPr>
        <w:t>46.</w:t>
      </w:r>
      <w:r w:rsidRPr="00571D2D">
        <w:rPr>
          <w:color w:val="000000"/>
        </w:rPr>
        <w:tab/>
        <w:t xml:space="preserve">Yang, G., Ge, S., Singh, R., Basu, S., Shatzer, K., Zen, M., Liu, J., Tu, Y., Zhang, C., Wei, J., et al. (2017). Glucuronidation: driving factors and their impact on glucuronide disposition. Drug Metab Rev </w:t>
      </w:r>
      <w:r w:rsidRPr="00571D2D">
        <w:rPr>
          <w:i/>
          <w:iCs/>
          <w:color w:val="000000"/>
        </w:rPr>
        <w:t>49</w:t>
      </w:r>
      <w:r w:rsidRPr="00571D2D">
        <w:rPr>
          <w:color w:val="000000"/>
        </w:rPr>
        <w:t>, 105–138. 10.1080/03602532.2017.1293682.</w:t>
      </w:r>
    </w:p>
    <w:p w14:paraId="00000157" w14:textId="77777777" w:rsidR="00892E85" w:rsidRPr="00571D2D" w:rsidRDefault="007D4EA7">
      <w:pPr>
        <w:pBdr>
          <w:top w:val="nil"/>
          <w:left w:val="nil"/>
          <w:bottom w:val="nil"/>
          <w:right w:val="nil"/>
          <w:between w:val="nil"/>
        </w:pBdr>
        <w:ind w:left="720" w:hanging="720"/>
        <w:rPr>
          <w:color w:val="000000"/>
        </w:rPr>
      </w:pPr>
      <w:r w:rsidRPr="00571D2D">
        <w:rPr>
          <w:color w:val="000000"/>
        </w:rPr>
        <w:t>47.</w:t>
      </w:r>
      <w:r w:rsidRPr="00571D2D">
        <w:rPr>
          <w:color w:val="000000"/>
        </w:rPr>
        <w:tab/>
        <w:t xml:space="preserve">Wang, Q., Lin, H., Shen, C., Zhang, M., Wang, X., Yuan, M., Yuan, M., Jia, S., Cao, Z., Wu, C., et al. (2023). Gut microbiota regulates postprandial GLP-1 response via ileal bile acid-TGR5 signaling. Gut Microbes </w:t>
      </w:r>
      <w:r w:rsidRPr="00571D2D">
        <w:rPr>
          <w:i/>
          <w:iCs/>
          <w:color w:val="000000"/>
        </w:rPr>
        <w:t>15</w:t>
      </w:r>
      <w:r w:rsidRPr="00571D2D">
        <w:rPr>
          <w:color w:val="000000"/>
        </w:rPr>
        <w:t>, 2274124. 10.1080/19490976.2023.2274124.</w:t>
      </w:r>
    </w:p>
    <w:p w14:paraId="00000158" w14:textId="77777777" w:rsidR="00892E85" w:rsidRPr="00571D2D" w:rsidRDefault="007D4EA7">
      <w:pPr>
        <w:pBdr>
          <w:top w:val="nil"/>
          <w:left w:val="nil"/>
          <w:bottom w:val="nil"/>
          <w:right w:val="nil"/>
          <w:between w:val="nil"/>
        </w:pBdr>
        <w:ind w:left="720" w:hanging="720"/>
        <w:rPr>
          <w:color w:val="000000"/>
        </w:rPr>
      </w:pPr>
      <w:r w:rsidRPr="00571D2D">
        <w:rPr>
          <w:color w:val="000000"/>
        </w:rPr>
        <w:t>48.</w:t>
      </w:r>
      <w:r w:rsidRPr="00571D2D">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sidRPr="00571D2D">
        <w:rPr>
          <w:i/>
          <w:iCs/>
          <w:color w:val="000000"/>
        </w:rPr>
        <w:t>23</w:t>
      </w:r>
      <w:r w:rsidRPr="00571D2D">
        <w:rPr>
          <w:color w:val="000000"/>
        </w:rPr>
        <w:t>, 458–469 e455. 10.1016/j.chom.2018.03.011.</w:t>
      </w:r>
    </w:p>
    <w:p w14:paraId="00000159" w14:textId="77777777" w:rsidR="00892E85" w:rsidRPr="00571D2D" w:rsidRDefault="007D4EA7">
      <w:pPr>
        <w:pBdr>
          <w:top w:val="nil"/>
          <w:left w:val="nil"/>
          <w:bottom w:val="nil"/>
          <w:right w:val="nil"/>
          <w:between w:val="nil"/>
        </w:pBdr>
        <w:ind w:left="720" w:hanging="720"/>
        <w:rPr>
          <w:color w:val="000000"/>
        </w:rPr>
      </w:pPr>
      <w:r w:rsidRPr="00571D2D">
        <w:rPr>
          <w:color w:val="000000"/>
        </w:rPr>
        <w:t>49.</w:t>
      </w:r>
      <w:r w:rsidRPr="00571D2D">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Pr="00571D2D" w:rsidRDefault="007D4EA7">
      <w:pPr>
        <w:pBdr>
          <w:top w:val="nil"/>
          <w:left w:val="nil"/>
          <w:bottom w:val="nil"/>
          <w:right w:val="nil"/>
          <w:between w:val="nil"/>
        </w:pBdr>
        <w:ind w:left="720" w:hanging="720"/>
        <w:rPr>
          <w:color w:val="000000"/>
        </w:rPr>
      </w:pPr>
      <w:r w:rsidRPr="00571D2D">
        <w:rPr>
          <w:color w:val="000000"/>
        </w:rPr>
        <w:t>50.</w:t>
      </w:r>
      <w:r w:rsidRPr="00571D2D">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571D2D">
        <w:rPr>
          <w:i/>
          <w:iCs/>
          <w:color w:val="000000"/>
        </w:rPr>
        <w:t>7</w:t>
      </w:r>
      <w:r w:rsidRPr="00571D2D">
        <w:rPr>
          <w:color w:val="000000"/>
        </w:rPr>
        <w:t>, 13670. 10.1038/s41598-017-13722-4.</w:t>
      </w:r>
    </w:p>
    <w:p w14:paraId="0000015B" w14:textId="77777777" w:rsidR="00892E85" w:rsidRPr="00571D2D" w:rsidRDefault="007D4EA7">
      <w:pPr>
        <w:pBdr>
          <w:top w:val="nil"/>
          <w:left w:val="nil"/>
          <w:bottom w:val="nil"/>
          <w:right w:val="nil"/>
          <w:between w:val="nil"/>
        </w:pBdr>
        <w:ind w:left="720" w:hanging="720"/>
        <w:rPr>
          <w:color w:val="000000"/>
        </w:rPr>
      </w:pPr>
      <w:r w:rsidRPr="00571D2D">
        <w:rPr>
          <w:color w:val="000000"/>
        </w:rPr>
        <w:t>51.</w:t>
      </w:r>
      <w:r w:rsidRPr="00571D2D">
        <w:rPr>
          <w:color w:val="000000"/>
        </w:rPr>
        <w:tab/>
        <w:t xml:space="preserve">Liou, A.P., Paziuk, M., Luevano, J.M., Jr., Machineni, S., Turnbaugh, P.J., and Kaplan, L.M. (2013). Conserved shifts in the gut microbiota due to gastric bypass reduce host weight and adiposity. Sci Transl Med </w:t>
      </w:r>
      <w:r w:rsidRPr="00571D2D">
        <w:rPr>
          <w:i/>
          <w:iCs/>
          <w:color w:val="000000"/>
        </w:rPr>
        <w:t>5</w:t>
      </w:r>
      <w:r w:rsidRPr="00571D2D">
        <w:rPr>
          <w:color w:val="000000"/>
        </w:rPr>
        <w:t>, 178ra141. 10.1126/scitranslmed.3005687.</w:t>
      </w:r>
    </w:p>
    <w:p w14:paraId="0000015C"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52.</w:t>
      </w:r>
      <w:r w:rsidRPr="00571D2D">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RPr="00571D2D">
        <w:rPr>
          <w:i/>
          <w:iCs/>
          <w:color w:val="000000"/>
        </w:rPr>
        <w:t>22</w:t>
      </w:r>
      <w:r w:rsidRPr="00571D2D">
        <w:rPr>
          <w:color w:val="000000"/>
        </w:rPr>
        <w:t>, 228–238. 10.1016/j.cmet.2015.07.009.</w:t>
      </w:r>
    </w:p>
    <w:p w14:paraId="0000015D" w14:textId="77777777" w:rsidR="00892E85" w:rsidRPr="00571D2D" w:rsidRDefault="007D4EA7">
      <w:pPr>
        <w:pBdr>
          <w:top w:val="nil"/>
          <w:left w:val="nil"/>
          <w:bottom w:val="nil"/>
          <w:right w:val="nil"/>
          <w:between w:val="nil"/>
        </w:pBdr>
        <w:ind w:left="720" w:hanging="720"/>
        <w:rPr>
          <w:color w:val="000000"/>
        </w:rPr>
      </w:pPr>
      <w:r w:rsidRPr="00571D2D">
        <w:rPr>
          <w:color w:val="000000"/>
        </w:rPr>
        <w:t>53.</w:t>
      </w:r>
      <w:r w:rsidRPr="00571D2D">
        <w:rPr>
          <w:color w:val="000000"/>
        </w:rPr>
        <w:tab/>
        <w:t xml:space="preserve">Wu, Z., Hou, Y., Dai, Z., Hu, C.A., and Wu, G. (2019). Metabolism, Nutrition, and Redox Signaling of Hydroxyproline. Antioxid Redox Signal </w:t>
      </w:r>
      <w:r w:rsidRPr="00571D2D">
        <w:rPr>
          <w:i/>
          <w:iCs/>
          <w:color w:val="000000"/>
        </w:rPr>
        <w:t>30</w:t>
      </w:r>
      <w:r w:rsidRPr="00571D2D">
        <w:rPr>
          <w:color w:val="000000"/>
        </w:rPr>
        <w:t>, 674–682. 10.1089/ars.2017.7338.</w:t>
      </w:r>
    </w:p>
    <w:p w14:paraId="0000015E" w14:textId="77777777" w:rsidR="00892E85" w:rsidRPr="00571D2D" w:rsidRDefault="007D4EA7">
      <w:pPr>
        <w:pBdr>
          <w:top w:val="nil"/>
          <w:left w:val="nil"/>
          <w:bottom w:val="nil"/>
          <w:right w:val="nil"/>
          <w:between w:val="nil"/>
        </w:pBdr>
        <w:ind w:left="720" w:hanging="720"/>
        <w:rPr>
          <w:color w:val="000000"/>
        </w:rPr>
      </w:pPr>
      <w:r w:rsidRPr="00571D2D">
        <w:rPr>
          <w:color w:val="000000"/>
        </w:rPr>
        <w:t>54.</w:t>
      </w:r>
      <w:r w:rsidRPr="00571D2D">
        <w:rPr>
          <w:color w:val="000000"/>
        </w:rPr>
        <w:tab/>
        <w:t xml:space="preserve">Akiyama, Y., and Ivanov, P. (2024). Oxidative Stress, Transfer RNA Metabolism, and Protein Synthesis. Antioxid Redox Signal </w:t>
      </w:r>
      <w:r w:rsidRPr="00571D2D">
        <w:rPr>
          <w:i/>
          <w:iCs/>
          <w:color w:val="000000"/>
        </w:rPr>
        <w:t>40</w:t>
      </w:r>
      <w:r w:rsidRPr="00571D2D">
        <w:rPr>
          <w:color w:val="000000"/>
        </w:rPr>
        <w:t>, 715–735. 10.1089/ars.2022.0206.</w:t>
      </w:r>
    </w:p>
    <w:p w14:paraId="0000015F" w14:textId="77777777" w:rsidR="00892E85" w:rsidRPr="00571D2D" w:rsidRDefault="007D4EA7">
      <w:pPr>
        <w:pBdr>
          <w:top w:val="nil"/>
          <w:left w:val="nil"/>
          <w:bottom w:val="nil"/>
          <w:right w:val="nil"/>
          <w:between w:val="nil"/>
        </w:pBdr>
        <w:ind w:left="720" w:hanging="720"/>
        <w:rPr>
          <w:color w:val="000000"/>
        </w:rPr>
      </w:pPr>
      <w:r w:rsidRPr="00571D2D">
        <w:rPr>
          <w:color w:val="000000"/>
        </w:rPr>
        <w:t>55.</w:t>
      </w:r>
      <w:r w:rsidRPr="00571D2D">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571D2D">
        <w:rPr>
          <w:i/>
          <w:iCs/>
          <w:color w:val="000000"/>
        </w:rPr>
        <w:t>112</w:t>
      </w:r>
      <w:r w:rsidRPr="00571D2D">
        <w:rPr>
          <w:color w:val="000000"/>
        </w:rPr>
        <w:t>, 114–122. 10.1016/j.yjmcc.2017.05.001.</w:t>
      </w:r>
    </w:p>
    <w:p w14:paraId="00000160" w14:textId="77777777" w:rsidR="00892E85" w:rsidRPr="00571D2D" w:rsidRDefault="007D4EA7">
      <w:pPr>
        <w:pBdr>
          <w:top w:val="nil"/>
          <w:left w:val="nil"/>
          <w:bottom w:val="nil"/>
          <w:right w:val="nil"/>
          <w:between w:val="nil"/>
        </w:pBdr>
        <w:ind w:left="720" w:hanging="720"/>
        <w:rPr>
          <w:color w:val="000000"/>
        </w:rPr>
      </w:pPr>
      <w:r w:rsidRPr="00571D2D">
        <w:rPr>
          <w:color w:val="000000"/>
        </w:rPr>
        <w:t>56.</w:t>
      </w:r>
      <w:r w:rsidRPr="00571D2D">
        <w:rPr>
          <w:color w:val="000000"/>
        </w:rPr>
        <w:tab/>
        <w:t xml:space="preserve">Holm, L.J., and Buschard, K. (2019). L-serine: a neglected amino acid with a potential therapeutic role in diabetes. Apmis </w:t>
      </w:r>
      <w:r w:rsidRPr="00571D2D">
        <w:rPr>
          <w:i/>
          <w:iCs/>
          <w:color w:val="000000"/>
        </w:rPr>
        <w:t>127</w:t>
      </w:r>
      <w:r w:rsidRPr="00571D2D">
        <w:rPr>
          <w:color w:val="000000"/>
        </w:rPr>
        <w:t>, 655–659. 10.1111/apm.12987.</w:t>
      </w:r>
    </w:p>
    <w:p w14:paraId="00000161" w14:textId="77777777" w:rsidR="00892E85" w:rsidRPr="00571D2D" w:rsidRDefault="007D4EA7">
      <w:pPr>
        <w:pBdr>
          <w:top w:val="nil"/>
          <w:left w:val="nil"/>
          <w:bottom w:val="nil"/>
          <w:right w:val="nil"/>
          <w:between w:val="nil"/>
        </w:pBdr>
        <w:ind w:left="720" w:hanging="720"/>
        <w:rPr>
          <w:color w:val="000000"/>
        </w:rPr>
      </w:pPr>
      <w:r w:rsidRPr="00571D2D">
        <w:rPr>
          <w:color w:val="000000"/>
        </w:rPr>
        <w:t>57.</w:t>
      </w:r>
      <w:r w:rsidRPr="00571D2D">
        <w:rPr>
          <w:color w:val="000000"/>
        </w:rPr>
        <w:tab/>
        <w:t xml:space="preserve">Shan, S., and Hoffman, J.M. (2025). Serine metabolism in aging and age-related diseases. Geroscience </w:t>
      </w:r>
      <w:r w:rsidRPr="00571D2D">
        <w:rPr>
          <w:i/>
          <w:iCs/>
          <w:color w:val="000000"/>
        </w:rPr>
        <w:t>47</w:t>
      </w:r>
      <w:r w:rsidRPr="00571D2D">
        <w:rPr>
          <w:color w:val="000000"/>
        </w:rPr>
        <w:t>, 611–630. 10.1007/s11357-024-01444-1.</w:t>
      </w:r>
    </w:p>
    <w:p w14:paraId="00000162" w14:textId="77777777" w:rsidR="00892E85" w:rsidRPr="00571D2D" w:rsidRDefault="007D4EA7">
      <w:pPr>
        <w:pBdr>
          <w:top w:val="nil"/>
          <w:left w:val="nil"/>
          <w:bottom w:val="nil"/>
          <w:right w:val="nil"/>
          <w:between w:val="nil"/>
        </w:pBdr>
        <w:ind w:left="720" w:hanging="720"/>
        <w:rPr>
          <w:color w:val="000000"/>
        </w:rPr>
      </w:pPr>
      <w:r w:rsidRPr="00571D2D">
        <w:rPr>
          <w:color w:val="000000"/>
        </w:rPr>
        <w:t>58.</w:t>
      </w:r>
      <w:r w:rsidRPr="00571D2D">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571D2D">
        <w:rPr>
          <w:i/>
          <w:iCs/>
          <w:color w:val="000000"/>
        </w:rPr>
        <w:t>1864</w:t>
      </w:r>
      <w:r w:rsidRPr="00571D2D">
        <w:rPr>
          <w:color w:val="000000"/>
        </w:rPr>
        <w:t>, 488–498. 10.1016/j.bbadis.2017.11.009.</w:t>
      </w:r>
    </w:p>
    <w:p w14:paraId="00000163" w14:textId="77777777" w:rsidR="00892E85" w:rsidRPr="00571D2D" w:rsidRDefault="007D4EA7">
      <w:pPr>
        <w:pBdr>
          <w:top w:val="nil"/>
          <w:left w:val="nil"/>
          <w:bottom w:val="nil"/>
          <w:right w:val="nil"/>
          <w:between w:val="nil"/>
        </w:pBdr>
        <w:ind w:left="720" w:hanging="720"/>
        <w:rPr>
          <w:color w:val="000000"/>
        </w:rPr>
      </w:pPr>
      <w:r w:rsidRPr="00571D2D">
        <w:rPr>
          <w:color w:val="000000"/>
        </w:rPr>
        <w:t>59.</w:t>
      </w:r>
      <w:r w:rsidRPr="00571D2D">
        <w:rPr>
          <w:color w:val="000000"/>
        </w:rPr>
        <w:tab/>
        <w:t xml:space="preserve">Zhou, X., Zhang, H., He, L., Wu, X., and Yin, Y. (2018). Long-Term l-Serine Administration Reduces Food Intake and Improves Oxidative Stress and Sirt1/NFκB Signaling in the Hypothalamus of Aging Mice. Front Endocrinol (Lausanne) </w:t>
      </w:r>
      <w:r w:rsidRPr="00571D2D">
        <w:rPr>
          <w:i/>
          <w:iCs/>
          <w:color w:val="000000"/>
        </w:rPr>
        <w:t>9</w:t>
      </w:r>
      <w:r w:rsidRPr="00571D2D">
        <w:rPr>
          <w:color w:val="000000"/>
        </w:rPr>
        <w:t>, 476. 10.3389/fendo.2018.00476.</w:t>
      </w:r>
    </w:p>
    <w:p w14:paraId="00000164" w14:textId="77777777" w:rsidR="00892E85" w:rsidRPr="00571D2D" w:rsidRDefault="007D4EA7">
      <w:pPr>
        <w:pBdr>
          <w:top w:val="nil"/>
          <w:left w:val="nil"/>
          <w:bottom w:val="nil"/>
          <w:right w:val="nil"/>
          <w:between w:val="nil"/>
        </w:pBdr>
        <w:ind w:left="720" w:hanging="720"/>
        <w:rPr>
          <w:color w:val="000000"/>
        </w:rPr>
      </w:pPr>
      <w:r w:rsidRPr="00571D2D">
        <w:rPr>
          <w:color w:val="000000"/>
        </w:rPr>
        <w:t>60.</w:t>
      </w:r>
      <w:r w:rsidRPr="00571D2D">
        <w:rPr>
          <w:color w:val="000000"/>
        </w:rPr>
        <w:tab/>
        <w:t xml:space="preserve">Tanianskii, D.A., Jarzebska, N., Birkenfeld, A.L., O'Sullivan, J.F., and Rodionov, R.N. (2019). Beta-Aminoisobutyric Acid as a Novel Regulator of Carbohydrate and Lipid Metabolism. Nutrients </w:t>
      </w:r>
      <w:r w:rsidRPr="00571D2D">
        <w:rPr>
          <w:i/>
          <w:iCs/>
          <w:color w:val="000000"/>
        </w:rPr>
        <w:t>11</w:t>
      </w:r>
      <w:r w:rsidRPr="00571D2D">
        <w:rPr>
          <w:color w:val="000000"/>
        </w:rPr>
        <w:t>. 10.3390/nu11030524.</w:t>
      </w:r>
    </w:p>
    <w:p w14:paraId="00000165" w14:textId="77777777" w:rsidR="00892E85" w:rsidRPr="00571D2D" w:rsidRDefault="007D4EA7">
      <w:pPr>
        <w:pBdr>
          <w:top w:val="nil"/>
          <w:left w:val="nil"/>
          <w:bottom w:val="nil"/>
          <w:right w:val="nil"/>
          <w:between w:val="nil"/>
        </w:pBdr>
        <w:ind w:left="720" w:hanging="720"/>
        <w:rPr>
          <w:color w:val="000000"/>
        </w:rPr>
      </w:pPr>
      <w:r w:rsidRPr="00571D2D">
        <w:rPr>
          <w:color w:val="000000"/>
        </w:rPr>
        <w:t>61.</w:t>
      </w:r>
      <w:r w:rsidRPr="00571D2D">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RPr="00571D2D">
        <w:rPr>
          <w:i/>
          <w:iCs/>
          <w:color w:val="000000"/>
        </w:rPr>
        <w:t>7</w:t>
      </w:r>
      <w:r w:rsidRPr="00571D2D">
        <w:rPr>
          <w:color w:val="000000"/>
        </w:rPr>
        <w:t>, 864–872. 10.1161/CIRCGENETICS.113.000264.</w:t>
      </w:r>
    </w:p>
    <w:p w14:paraId="00000166" w14:textId="77777777" w:rsidR="00892E85" w:rsidRPr="00571D2D" w:rsidRDefault="007D4EA7">
      <w:pPr>
        <w:pBdr>
          <w:top w:val="nil"/>
          <w:left w:val="nil"/>
          <w:bottom w:val="nil"/>
          <w:right w:val="nil"/>
          <w:between w:val="nil"/>
        </w:pBdr>
        <w:ind w:left="720" w:hanging="720"/>
        <w:rPr>
          <w:color w:val="000000"/>
        </w:rPr>
      </w:pPr>
      <w:r w:rsidRPr="00571D2D">
        <w:rPr>
          <w:color w:val="000000"/>
        </w:rPr>
        <w:t>62.</w:t>
      </w:r>
      <w:r w:rsidRPr="00571D2D">
        <w:rPr>
          <w:color w:val="000000"/>
        </w:rPr>
        <w:tab/>
        <w:t xml:space="preserve">Huang, T., Song, J., Gao, J., Cheng, J., Xie, H., Zhang, L., Wang, Y.H., Gao, Z., Wang, Y., Wang, X., et al. (2022). Adipocyte-derived kynurenine promotes obesity and insulin resistance by activating the AhR/STAT3/IL-6 signaling. Nat Commun </w:t>
      </w:r>
      <w:r w:rsidRPr="00571D2D">
        <w:rPr>
          <w:i/>
          <w:iCs/>
          <w:color w:val="000000"/>
        </w:rPr>
        <w:t>13</w:t>
      </w:r>
      <w:r w:rsidRPr="00571D2D">
        <w:rPr>
          <w:color w:val="000000"/>
        </w:rPr>
        <w:t>, 3489. 10.1038/s41467-022-31126-5.</w:t>
      </w:r>
    </w:p>
    <w:p w14:paraId="00000167" w14:textId="77777777" w:rsidR="00892E85" w:rsidRPr="00571D2D" w:rsidRDefault="007D4EA7">
      <w:pPr>
        <w:pBdr>
          <w:top w:val="nil"/>
          <w:left w:val="nil"/>
          <w:bottom w:val="nil"/>
          <w:right w:val="nil"/>
          <w:between w:val="nil"/>
        </w:pBdr>
        <w:ind w:left="720" w:hanging="720"/>
        <w:rPr>
          <w:color w:val="000000"/>
        </w:rPr>
      </w:pPr>
      <w:r w:rsidRPr="00571D2D">
        <w:rPr>
          <w:color w:val="000000"/>
        </w:rPr>
        <w:t>63.</w:t>
      </w:r>
      <w:r w:rsidRPr="00571D2D">
        <w:rPr>
          <w:color w:val="000000"/>
        </w:rPr>
        <w:tab/>
        <w:t xml:space="preserve">Karetnikova, E.S., Jarzebska, N., Markov, A.G., Weiss, N., Lentz, S.R., and Rodionov, R.N. (2019). Is Homoarginine a Protective Cardiovascular Risk Factor? Arterioscler Thromb Vasc Biol </w:t>
      </w:r>
      <w:r w:rsidRPr="00571D2D">
        <w:rPr>
          <w:i/>
          <w:iCs/>
          <w:color w:val="000000"/>
        </w:rPr>
        <w:t>39</w:t>
      </w:r>
      <w:r w:rsidRPr="00571D2D">
        <w:rPr>
          <w:color w:val="000000"/>
        </w:rPr>
        <w:t>, 869–875. 10.1161/atvbaha.118.312218.</w:t>
      </w:r>
    </w:p>
    <w:p w14:paraId="00000168" w14:textId="77777777" w:rsidR="00892E85" w:rsidRPr="00571D2D" w:rsidRDefault="007D4EA7">
      <w:pPr>
        <w:pBdr>
          <w:top w:val="nil"/>
          <w:left w:val="nil"/>
          <w:bottom w:val="nil"/>
          <w:right w:val="nil"/>
          <w:between w:val="nil"/>
        </w:pBdr>
        <w:ind w:left="720" w:hanging="720"/>
        <w:rPr>
          <w:color w:val="000000"/>
        </w:rPr>
      </w:pPr>
      <w:r w:rsidRPr="00571D2D">
        <w:rPr>
          <w:color w:val="000000"/>
        </w:rPr>
        <w:t>64.</w:t>
      </w:r>
      <w:r w:rsidRPr="00571D2D">
        <w:rPr>
          <w:color w:val="000000"/>
        </w:rPr>
        <w:tab/>
        <w:t xml:space="preserve">Wolfgang, M.J., and Lane, M.D. (2006). The role of hypothalamic malonyl-CoA in energy homeostasis. J Biol Chem </w:t>
      </w:r>
      <w:r w:rsidRPr="00571D2D">
        <w:rPr>
          <w:i/>
          <w:iCs/>
          <w:color w:val="000000"/>
        </w:rPr>
        <w:t>281</w:t>
      </w:r>
      <w:r w:rsidRPr="00571D2D">
        <w:rPr>
          <w:color w:val="000000"/>
        </w:rPr>
        <w:t>, 37265–37269. 10.1074/jbc.R600016200.</w:t>
      </w:r>
    </w:p>
    <w:p w14:paraId="00000169" w14:textId="77777777" w:rsidR="00892E85" w:rsidRPr="00571D2D" w:rsidRDefault="007D4EA7">
      <w:pPr>
        <w:pBdr>
          <w:top w:val="nil"/>
          <w:left w:val="nil"/>
          <w:bottom w:val="nil"/>
          <w:right w:val="nil"/>
          <w:between w:val="nil"/>
        </w:pBdr>
        <w:ind w:left="720" w:hanging="720"/>
        <w:rPr>
          <w:color w:val="000000"/>
        </w:rPr>
      </w:pPr>
      <w:r w:rsidRPr="00571D2D">
        <w:rPr>
          <w:color w:val="000000"/>
        </w:rPr>
        <w:t>65.</w:t>
      </w:r>
      <w:r w:rsidRPr="00571D2D">
        <w:rPr>
          <w:color w:val="000000"/>
        </w:rPr>
        <w:tab/>
        <w:t xml:space="preserve">Kamarajah, S.K., Gudiozzi, N., Findlay, J.M., Lee, M.J., Pinkney, T., and Markar, S.R. (2025). Evaluation of safety of preoperative GLP-1 receptor agonists in patients </w:t>
      </w:r>
      <w:r w:rsidRPr="00571D2D">
        <w:rPr>
          <w:color w:val="000000"/>
        </w:rPr>
        <w:lastRenderedPageBreak/>
        <w:t xml:space="preserve">undergoing elective surgery: a systematic review, meta-analysis and meta-regression. EClinicalMedicine </w:t>
      </w:r>
      <w:r w:rsidRPr="00571D2D">
        <w:rPr>
          <w:i/>
          <w:iCs/>
          <w:color w:val="000000"/>
        </w:rPr>
        <w:t>87</w:t>
      </w:r>
      <w:r w:rsidRPr="00571D2D">
        <w:rPr>
          <w:color w:val="000000"/>
        </w:rPr>
        <w:t>, 103408. 10.1016/j.eclinm.2025.103408.</w:t>
      </w:r>
    </w:p>
    <w:p w14:paraId="0000016A" w14:textId="77777777" w:rsidR="00892E85" w:rsidRPr="00571D2D" w:rsidRDefault="007D4EA7">
      <w:pPr>
        <w:pBdr>
          <w:top w:val="nil"/>
          <w:left w:val="nil"/>
          <w:bottom w:val="nil"/>
          <w:right w:val="nil"/>
          <w:between w:val="nil"/>
        </w:pBdr>
        <w:ind w:left="720" w:hanging="720"/>
        <w:rPr>
          <w:color w:val="000000"/>
        </w:rPr>
      </w:pPr>
      <w:r w:rsidRPr="00571D2D">
        <w:rPr>
          <w:color w:val="000000"/>
        </w:rPr>
        <w:t>66.</w:t>
      </w:r>
      <w:r w:rsidRPr="00571D2D">
        <w:rPr>
          <w:color w:val="000000"/>
        </w:rPr>
        <w:tab/>
        <w:t xml:space="preserve">Kim, M., Schweitzer, M.A., Kim, J.S., Alexander, G.C., and Mehta, H.B. (2025). Use of Glucagon-Like Peptide-1 Agonists Among Individuals Undergoing Bariatric Surgery in the US. JAMA Surg </w:t>
      </w:r>
      <w:r w:rsidRPr="00571D2D">
        <w:rPr>
          <w:i/>
          <w:iCs/>
          <w:color w:val="000000"/>
        </w:rPr>
        <w:t>160</w:t>
      </w:r>
      <w:r w:rsidRPr="00571D2D">
        <w:rPr>
          <w:color w:val="000000"/>
        </w:rPr>
        <w:t>, 1058–1066. 10.1001/jamasurg.2025.3089.</w:t>
      </w:r>
    </w:p>
    <w:p w14:paraId="0000016B" w14:textId="77777777" w:rsidR="00892E85" w:rsidRPr="00571D2D" w:rsidRDefault="007D4EA7">
      <w:pPr>
        <w:pBdr>
          <w:top w:val="nil"/>
          <w:left w:val="nil"/>
          <w:bottom w:val="nil"/>
          <w:right w:val="nil"/>
          <w:between w:val="nil"/>
        </w:pBdr>
        <w:ind w:left="720" w:hanging="720"/>
        <w:rPr>
          <w:color w:val="000000"/>
        </w:rPr>
      </w:pPr>
      <w:r w:rsidRPr="00571D2D">
        <w:rPr>
          <w:color w:val="000000"/>
        </w:rPr>
        <w:t>67.</w:t>
      </w:r>
      <w:r w:rsidRPr="00571D2D">
        <w:rPr>
          <w:color w:val="000000"/>
        </w:rPr>
        <w:tab/>
        <w:t xml:space="preserve">Rosen, C.J., and Ingelfinger, J.R. (2026). GLP-1 Receptor Agonists. N Engl J Med </w:t>
      </w:r>
      <w:r w:rsidRPr="00571D2D">
        <w:rPr>
          <w:i/>
          <w:iCs/>
          <w:color w:val="000000"/>
        </w:rPr>
        <w:t>394</w:t>
      </w:r>
      <w:r w:rsidRPr="00571D2D">
        <w:rPr>
          <w:color w:val="000000"/>
        </w:rPr>
        <w:t>, 1313–1324. 10.1056/NEJMra2500106.</w:t>
      </w:r>
    </w:p>
    <w:p w14:paraId="0000016C" w14:textId="77777777" w:rsidR="00892E85" w:rsidRPr="00571D2D" w:rsidRDefault="007D4EA7">
      <w:pPr>
        <w:pBdr>
          <w:top w:val="nil"/>
          <w:left w:val="nil"/>
          <w:bottom w:val="nil"/>
          <w:right w:val="nil"/>
          <w:between w:val="nil"/>
        </w:pBdr>
        <w:ind w:left="720" w:hanging="720"/>
        <w:rPr>
          <w:color w:val="000000"/>
        </w:rPr>
      </w:pPr>
      <w:r w:rsidRPr="00571D2D">
        <w:rPr>
          <w:color w:val="000000"/>
        </w:rPr>
        <w:t>68.</w:t>
      </w:r>
      <w:r w:rsidRPr="00571D2D">
        <w:rPr>
          <w:color w:val="000000"/>
        </w:rPr>
        <w:tab/>
        <w:t xml:space="preserve">Elzayyat, M., Kermansaravi, M., Fakhro, J., and Kassir, R. (2025). Artificial Intelligence in Bariatric Surgery: Optimizing Personalized Decision-Making, Predictive Monitoring, and Postoperative Outcomes. Obes Surg </w:t>
      </w:r>
      <w:r w:rsidRPr="00571D2D">
        <w:rPr>
          <w:i/>
          <w:iCs/>
          <w:color w:val="000000"/>
        </w:rPr>
        <w:t>35</w:t>
      </w:r>
      <w:r w:rsidRPr="00571D2D">
        <w:rPr>
          <w:color w:val="000000"/>
        </w:rPr>
        <w:t>, 4531–4533. 10.1007/s11695-025-08097-9.</w:t>
      </w:r>
    </w:p>
    <w:p w14:paraId="0000016D" w14:textId="77777777" w:rsidR="00892E85" w:rsidRPr="00571D2D" w:rsidRDefault="007D4EA7">
      <w:pPr>
        <w:pBdr>
          <w:top w:val="nil"/>
          <w:left w:val="nil"/>
          <w:bottom w:val="nil"/>
          <w:right w:val="nil"/>
          <w:between w:val="nil"/>
        </w:pBdr>
        <w:ind w:left="720" w:hanging="720"/>
        <w:rPr>
          <w:color w:val="000000"/>
        </w:rPr>
      </w:pPr>
      <w:r w:rsidRPr="00571D2D">
        <w:rPr>
          <w:color w:val="000000"/>
        </w:rPr>
        <w:t>69.</w:t>
      </w:r>
      <w:r w:rsidRPr="00571D2D">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sidRPr="00571D2D">
        <w:rPr>
          <w:i/>
          <w:iCs/>
          <w:color w:val="000000"/>
        </w:rPr>
        <w:t>48</w:t>
      </w:r>
      <w:r w:rsidRPr="00571D2D">
        <w:rPr>
          <w:color w:val="000000"/>
        </w:rPr>
        <w:t>, 2761–2798. 10.1007/s40618-025-02700-7.</w:t>
      </w:r>
    </w:p>
    <w:p w14:paraId="0000016E" w14:textId="77777777" w:rsidR="00892E85" w:rsidRPr="00571D2D" w:rsidRDefault="007D4EA7">
      <w:pPr>
        <w:pBdr>
          <w:top w:val="nil"/>
          <w:left w:val="nil"/>
          <w:bottom w:val="nil"/>
          <w:right w:val="nil"/>
          <w:between w:val="nil"/>
        </w:pBdr>
        <w:ind w:left="720" w:hanging="720"/>
        <w:rPr>
          <w:color w:val="000000"/>
        </w:rPr>
      </w:pPr>
      <w:r w:rsidRPr="00571D2D">
        <w:rPr>
          <w:color w:val="000000"/>
        </w:rPr>
        <w:t>70.</w:t>
      </w:r>
      <w:r w:rsidRPr="00571D2D">
        <w:rPr>
          <w:color w:val="000000"/>
        </w:rPr>
        <w:tab/>
        <w:t xml:space="preserve">Barnett, I.J., Lee, S., and Lin, X. (2013). Detecting rare variant effects using extreme phenotype sampling in sequencing association studies. Genet Epidemiol </w:t>
      </w:r>
      <w:r w:rsidRPr="00571D2D">
        <w:rPr>
          <w:i/>
          <w:iCs/>
          <w:color w:val="000000"/>
        </w:rPr>
        <w:t>37</w:t>
      </w:r>
      <w:r w:rsidRPr="00571D2D">
        <w:rPr>
          <w:color w:val="000000"/>
        </w:rPr>
        <w:t>, 142–151. 10.1002/gepi.21699.</w:t>
      </w:r>
    </w:p>
    <w:p w14:paraId="0000016F" w14:textId="77777777" w:rsidR="00892E85" w:rsidRPr="00571D2D" w:rsidRDefault="007D4EA7">
      <w:pPr>
        <w:pBdr>
          <w:top w:val="nil"/>
          <w:left w:val="nil"/>
          <w:bottom w:val="nil"/>
          <w:right w:val="nil"/>
          <w:between w:val="nil"/>
        </w:pBdr>
        <w:ind w:left="720" w:hanging="720"/>
        <w:rPr>
          <w:color w:val="000000"/>
        </w:rPr>
      </w:pPr>
      <w:r w:rsidRPr="00571D2D">
        <w:rPr>
          <w:color w:val="000000"/>
        </w:rPr>
        <w:t>71.</w:t>
      </w:r>
      <w:r w:rsidRPr="00571D2D">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571D2D">
        <w:rPr>
          <w:i/>
          <w:iCs/>
          <w:color w:val="000000"/>
        </w:rPr>
        <w:t>35</w:t>
      </w:r>
      <w:r w:rsidRPr="00571D2D">
        <w:rPr>
          <w:color w:val="000000"/>
        </w:rPr>
        <w:t>, 236–246. 10.1002/gepi.20572.</w:t>
      </w:r>
    </w:p>
    <w:p w14:paraId="00000170" w14:textId="77777777" w:rsidR="00892E85" w:rsidRPr="00571D2D" w:rsidRDefault="007D4EA7">
      <w:pPr>
        <w:pBdr>
          <w:top w:val="nil"/>
          <w:left w:val="nil"/>
          <w:bottom w:val="nil"/>
          <w:right w:val="nil"/>
          <w:between w:val="nil"/>
        </w:pBdr>
        <w:ind w:left="720" w:hanging="720"/>
        <w:rPr>
          <w:color w:val="000000"/>
        </w:rPr>
      </w:pPr>
      <w:r w:rsidRPr="00571D2D">
        <w:rPr>
          <w:color w:val="000000"/>
        </w:rPr>
        <w:t>72.</w:t>
      </w:r>
      <w:r w:rsidRPr="00571D2D">
        <w:rPr>
          <w:color w:val="000000"/>
        </w:rPr>
        <w:tab/>
        <w:t xml:space="preserve">Li, D., Lewinger, J.P., Gauderman, W.J., Murcray, C.E., and Conti, D. (2011). Using extreme phenotype sampling to identify the rare causal variants of quantitative traits in association studies. Genet Epidemiol </w:t>
      </w:r>
      <w:r w:rsidRPr="00571D2D">
        <w:rPr>
          <w:i/>
          <w:iCs/>
          <w:color w:val="000000"/>
        </w:rPr>
        <w:t>35</w:t>
      </w:r>
      <w:r w:rsidRPr="00571D2D">
        <w:rPr>
          <w:color w:val="000000"/>
        </w:rPr>
        <w:t>, 790–799. 10.1002/gepi.20628.</w:t>
      </w:r>
    </w:p>
    <w:p w14:paraId="00000171" w14:textId="77777777" w:rsidR="00892E85" w:rsidRPr="00571D2D" w:rsidRDefault="007D4EA7">
      <w:pPr>
        <w:pBdr>
          <w:top w:val="nil"/>
          <w:left w:val="nil"/>
          <w:bottom w:val="nil"/>
          <w:right w:val="nil"/>
          <w:between w:val="nil"/>
        </w:pBdr>
        <w:ind w:left="720" w:hanging="720"/>
        <w:rPr>
          <w:color w:val="000000"/>
        </w:rPr>
      </w:pPr>
      <w:r w:rsidRPr="00571D2D">
        <w:rPr>
          <w:color w:val="000000"/>
        </w:rPr>
        <w:t>73.</w:t>
      </w:r>
      <w:r w:rsidRPr="00571D2D">
        <w:rPr>
          <w:color w:val="000000"/>
        </w:rPr>
        <w:tab/>
        <w:t xml:space="preserve">Ashburner, M., Ball, C.A., Blake, J.A., Botstein, D., Butler, H., Cherry, J.M., Davis, A.P., Dolinski, K., Dwight, S.S., Eppig, J.T., et al. (2000). Gene ontology: tool for the unification of biology. The Gene Ontology Consortium. Nat Genet </w:t>
      </w:r>
      <w:r w:rsidRPr="00571D2D">
        <w:rPr>
          <w:i/>
          <w:iCs/>
          <w:color w:val="000000"/>
        </w:rPr>
        <w:t>25</w:t>
      </w:r>
      <w:r w:rsidRPr="00571D2D">
        <w:rPr>
          <w:color w:val="000000"/>
        </w:rPr>
        <w:t>, 25–29. 10.1038/75556.</w:t>
      </w:r>
    </w:p>
    <w:p w14:paraId="00000172" w14:textId="77777777" w:rsidR="00892E85" w:rsidRPr="00571D2D" w:rsidRDefault="007D4EA7">
      <w:pPr>
        <w:pBdr>
          <w:top w:val="nil"/>
          <w:left w:val="nil"/>
          <w:bottom w:val="nil"/>
          <w:right w:val="nil"/>
          <w:between w:val="nil"/>
        </w:pBdr>
        <w:ind w:left="720" w:hanging="720"/>
        <w:rPr>
          <w:color w:val="000000"/>
        </w:rPr>
      </w:pPr>
      <w:r w:rsidRPr="00571D2D">
        <w:rPr>
          <w:color w:val="000000"/>
        </w:rPr>
        <w:t>74.</w:t>
      </w:r>
      <w:r w:rsidRPr="00571D2D">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sidRPr="00571D2D">
        <w:rPr>
          <w:i/>
          <w:iCs/>
          <w:color w:val="000000"/>
        </w:rPr>
        <w:t>46</w:t>
      </w:r>
      <w:r w:rsidRPr="00571D2D">
        <w:rPr>
          <w:color w:val="000000"/>
        </w:rPr>
        <w:t>, D661–d667. 10.1093/nar/gkx1064.</w:t>
      </w:r>
    </w:p>
    <w:p w14:paraId="00000173" w14:textId="77777777" w:rsidR="00892E85" w:rsidRPr="00571D2D" w:rsidRDefault="007D4EA7">
      <w:pPr>
        <w:pBdr>
          <w:top w:val="nil"/>
          <w:left w:val="nil"/>
          <w:bottom w:val="nil"/>
          <w:right w:val="nil"/>
          <w:between w:val="nil"/>
        </w:pBdr>
        <w:ind w:left="720" w:hanging="720"/>
        <w:rPr>
          <w:color w:val="000000"/>
        </w:rPr>
      </w:pPr>
      <w:r w:rsidRPr="00571D2D">
        <w:rPr>
          <w:color w:val="000000"/>
        </w:rPr>
        <w:t>75.</w:t>
      </w:r>
      <w:r w:rsidRPr="00571D2D">
        <w:rPr>
          <w:color w:val="000000"/>
        </w:rPr>
        <w:tab/>
        <w:t xml:space="preserve">Milacic, M., Beavers, D., Conley, P., Gong, C., Gillespie, M., Griss, J., Haw, R., Jassal, B., Matthews, L., May, B., et al. (2024). The Reactome Pathway Knowledgebase 2024. Nucleic Acids Res </w:t>
      </w:r>
      <w:r w:rsidRPr="00571D2D">
        <w:rPr>
          <w:i/>
          <w:iCs/>
          <w:color w:val="000000"/>
        </w:rPr>
        <w:t>52</w:t>
      </w:r>
      <w:r w:rsidRPr="00571D2D">
        <w:rPr>
          <w:color w:val="000000"/>
        </w:rPr>
        <w:t>, D672–D678. 10.1093/nar/gkad1025.</w:t>
      </w:r>
    </w:p>
    <w:p w14:paraId="00000174" w14:textId="77777777" w:rsidR="00892E85" w:rsidRPr="00571D2D" w:rsidRDefault="007D4EA7">
      <w:pPr>
        <w:pBdr>
          <w:top w:val="nil"/>
          <w:left w:val="nil"/>
          <w:bottom w:val="nil"/>
          <w:right w:val="nil"/>
          <w:between w:val="nil"/>
        </w:pBdr>
        <w:ind w:left="720" w:hanging="720"/>
        <w:rPr>
          <w:color w:val="000000"/>
        </w:rPr>
      </w:pPr>
      <w:r w:rsidRPr="00571D2D">
        <w:rPr>
          <w:color w:val="000000"/>
        </w:rPr>
        <w:t>76.</w:t>
      </w:r>
      <w:r w:rsidRPr="00571D2D">
        <w:rPr>
          <w:color w:val="000000"/>
        </w:rPr>
        <w:tab/>
        <w:t xml:space="preserve">Baron, J.A., Johnson, C.M.S., Schor, M.A., Olley, D., Nickel, L., Felix, V., Bello, S.M., Greene, C., Lichenstein, R., Bisordi, K., et al. (2026). The DO-KB knowledgebase 2026 update: expanding programmatic and language access. Nucleic Acids Res </w:t>
      </w:r>
      <w:r w:rsidRPr="00571D2D">
        <w:rPr>
          <w:i/>
          <w:iCs/>
          <w:color w:val="000000"/>
        </w:rPr>
        <w:t>54</w:t>
      </w:r>
      <w:r w:rsidRPr="00571D2D">
        <w:rPr>
          <w:color w:val="000000"/>
        </w:rPr>
        <w:t>, D1425–D1436. 10.1093/nar/gkaf1213.</w:t>
      </w:r>
    </w:p>
    <w:p w14:paraId="00000175" w14:textId="77777777" w:rsidR="00892E85" w:rsidRPr="00571D2D" w:rsidRDefault="007D4EA7">
      <w:pPr>
        <w:pBdr>
          <w:top w:val="nil"/>
          <w:left w:val="nil"/>
          <w:bottom w:val="nil"/>
          <w:right w:val="nil"/>
          <w:between w:val="nil"/>
        </w:pBdr>
        <w:ind w:left="720" w:hanging="720"/>
        <w:rPr>
          <w:color w:val="000000"/>
        </w:rPr>
      </w:pPr>
      <w:r w:rsidRPr="00571D2D">
        <w:rPr>
          <w:color w:val="000000"/>
        </w:rPr>
        <w:t>77.</w:t>
      </w:r>
      <w:r w:rsidRPr="00571D2D">
        <w:rPr>
          <w:color w:val="000000"/>
        </w:rPr>
        <w:tab/>
        <w:t xml:space="preserve">Wishart, D.S., Guo, A., Oler, E., Wang, F., Anjum, A., Peters, H., Dizon, R., Sayeeda, Z., Tian, S., Lee, B.L., et al. (2022). HMDB 5.0: the Human Metabolome Database for 2022. Nucleic Acids Res </w:t>
      </w:r>
      <w:r w:rsidRPr="00571D2D">
        <w:rPr>
          <w:i/>
          <w:iCs/>
          <w:color w:val="000000"/>
        </w:rPr>
        <w:t>50</w:t>
      </w:r>
      <w:r w:rsidRPr="00571D2D">
        <w:rPr>
          <w:color w:val="000000"/>
        </w:rPr>
        <w:t>, D622–D631. 10.1093/nar/gkab1062.</w:t>
      </w:r>
    </w:p>
    <w:p w14:paraId="00000176" w14:textId="77777777" w:rsidR="00892E85" w:rsidRPr="00571D2D" w:rsidRDefault="007D4EA7">
      <w:pPr>
        <w:pBdr>
          <w:top w:val="nil"/>
          <w:left w:val="nil"/>
          <w:bottom w:val="nil"/>
          <w:right w:val="nil"/>
          <w:between w:val="nil"/>
        </w:pBdr>
        <w:ind w:left="720" w:hanging="720"/>
        <w:rPr>
          <w:color w:val="000000"/>
        </w:rPr>
      </w:pPr>
      <w:r w:rsidRPr="00571D2D">
        <w:rPr>
          <w:color w:val="000000"/>
        </w:rPr>
        <w:t>78.</w:t>
      </w:r>
      <w:r w:rsidRPr="00571D2D">
        <w:rPr>
          <w:color w:val="000000"/>
        </w:rPr>
        <w:tab/>
        <w:t xml:space="preserve">Fujita, P.A., Rhead, B., Zweig, A.S., Hinrichs, A.S., Karolchik, D., Cline, M.S., Goldman, M., Barber, G.P., Clawson, H., Coelho, A., et al. (2011). The UCSC Genome Browser database: update 2011. Nucleic acids research </w:t>
      </w:r>
      <w:r w:rsidRPr="00571D2D">
        <w:rPr>
          <w:i/>
          <w:iCs/>
          <w:color w:val="000000"/>
        </w:rPr>
        <w:t>39</w:t>
      </w:r>
      <w:r w:rsidRPr="00571D2D">
        <w:rPr>
          <w:color w:val="000000"/>
        </w:rPr>
        <w:t>, D876–882. 10.1093/nar/gkq963.</w:t>
      </w:r>
    </w:p>
    <w:p w14:paraId="0000017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79.</w:t>
      </w:r>
      <w:r w:rsidRPr="00571D2D">
        <w:rPr>
          <w:color w:val="000000"/>
        </w:rPr>
        <w:tab/>
        <w:t xml:space="preserve">Price, A.L., Patterson, N.J., Plenge, R.M., Weinblatt, M.E., Shadick, N.A., and Reich, D. (2006). Principal components analysis corrects for stratification in genome-wide association studies. Nat Genet </w:t>
      </w:r>
      <w:r w:rsidRPr="00571D2D">
        <w:rPr>
          <w:i/>
          <w:iCs/>
          <w:color w:val="000000"/>
        </w:rPr>
        <w:t>38</w:t>
      </w:r>
      <w:r w:rsidRPr="00571D2D">
        <w:rPr>
          <w:color w:val="000000"/>
        </w:rPr>
        <w:t>, 904–909. 10.1038/ng1847.</w:t>
      </w:r>
    </w:p>
    <w:p w14:paraId="00000178" w14:textId="77777777" w:rsidR="00892E85" w:rsidRPr="00571D2D" w:rsidRDefault="007D4EA7">
      <w:pPr>
        <w:pBdr>
          <w:top w:val="nil"/>
          <w:left w:val="nil"/>
          <w:bottom w:val="nil"/>
          <w:right w:val="nil"/>
          <w:between w:val="nil"/>
        </w:pBdr>
        <w:ind w:left="720" w:hanging="720"/>
        <w:rPr>
          <w:color w:val="000000"/>
        </w:rPr>
      </w:pPr>
      <w:r w:rsidRPr="00571D2D">
        <w:rPr>
          <w:color w:val="000000"/>
        </w:rPr>
        <w:t>80.</w:t>
      </w:r>
      <w:r w:rsidRPr="00571D2D">
        <w:rPr>
          <w:color w:val="000000"/>
        </w:rPr>
        <w:tab/>
        <w:t xml:space="preserve">Purcell, S., Neale, B., Todd-Brown, K., Thomas, L., Ferreira, M.A., Bender, D., Maller, J., Sklar, P., de Bakker, P.I., Daly, M.J., and Sham, P.C. (2007). PLINK: a tool set for whole-genome association and population-based linkage analyses. Am J Hum Genet </w:t>
      </w:r>
      <w:r w:rsidRPr="00571D2D">
        <w:rPr>
          <w:i/>
          <w:iCs/>
          <w:color w:val="000000"/>
        </w:rPr>
        <w:t>81</w:t>
      </w:r>
      <w:r w:rsidRPr="00571D2D">
        <w:rPr>
          <w:color w:val="000000"/>
        </w:rPr>
        <w:t>, 559–575. 10.1086/519795.</w:t>
      </w:r>
    </w:p>
    <w:p w14:paraId="00000179" w14:textId="77777777" w:rsidR="00892E85" w:rsidRPr="00571D2D" w:rsidRDefault="007D4EA7">
      <w:pPr>
        <w:pBdr>
          <w:top w:val="nil"/>
          <w:left w:val="nil"/>
          <w:bottom w:val="nil"/>
          <w:right w:val="nil"/>
          <w:between w:val="nil"/>
        </w:pBdr>
        <w:ind w:left="720" w:hanging="720"/>
        <w:rPr>
          <w:color w:val="000000"/>
        </w:rPr>
      </w:pPr>
      <w:r w:rsidRPr="00571D2D">
        <w:rPr>
          <w:color w:val="000000"/>
        </w:rPr>
        <w:t>81.</w:t>
      </w:r>
      <w:r w:rsidRPr="00571D2D">
        <w:rPr>
          <w:color w:val="000000"/>
        </w:rPr>
        <w:tab/>
        <w:t xml:space="preserve">Das, S., Forer, L., Schonherr, S., Sidore, C., Locke, A.E., Kwong, A., Vrieze, S.I., Chew, E.Y., Levy, S., McGue, M., et al. (2016). Next-generation genotype imputation service and methods. Nat Genet </w:t>
      </w:r>
      <w:r w:rsidRPr="00571D2D">
        <w:rPr>
          <w:i/>
          <w:iCs/>
          <w:color w:val="000000"/>
        </w:rPr>
        <w:t>48</w:t>
      </w:r>
      <w:r w:rsidRPr="00571D2D">
        <w:rPr>
          <w:color w:val="000000"/>
        </w:rPr>
        <w:t>, 1284–1287. 10.1038/ng.3656.</w:t>
      </w:r>
    </w:p>
    <w:p w14:paraId="0000017A" w14:textId="77777777" w:rsidR="00892E85" w:rsidRPr="00571D2D" w:rsidRDefault="007D4EA7">
      <w:pPr>
        <w:pBdr>
          <w:top w:val="nil"/>
          <w:left w:val="nil"/>
          <w:bottom w:val="nil"/>
          <w:right w:val="nil"/>
          <w:between w:val="nil"/>
        </w:pBdr>
        <w:ind w:left="720" w:hanging="720"/>
        <w:rPr>
          <w:color w:val="000000"/>
        </w:rPr>
      </w:pPr>
      <w:r w:rsidRPr="00571D2D">
        <w:rPr>
          <w:color w:val="000000"/>
        </w:rPr>
        <w:t>82.</w:t>
      </w:r>
      <w:r w:rsidRPr="00571D2D">
        <w:rPr>
          <w:color w:val="000000"/>
        </w:rPr>
        <w:tab/>
        <w:t xml:space="preserve">McCarthy, S., Das, S., Kretzschmar, W., Delaneau, O., Wood, A.R., Teumer, A., Kang, H.M., Fuchsberger, C., Danecek, P., Sharp, K., et al. (2016). A reference panel of 64,976 haplotypes for genotype imputation. Nat Genet </w:t>
      </w:r>
      <w:r w:rsidRPr="00571D2D">
        <w:rPr>
          <w:i/>
          <w:iCs/>
          <w:color w:val="000000"/>
        </w:rPr>
        <w:t>48</w:t>
      </w:r>
      <w:r w:rsidRPr="00571D2D">
        <w:rPr>
          <w:color w:val="000000"/>
        </w:rPr>
        <w:t>, 1279–1283. 10.1038/ng.3643.</w:t>
      </w:r>
    </w:p>
    <w:p w14:paraId="0000017B" w14:textId="77777777" w:rsidR="00892E85" w:rsidRPr="00571D2D" w:rsidRDefault="007D4EA7">
      <w:pPr>
        <w:pBdr>
          <w:top w:val="nil"/>
          <w:left w:val="nil"/>
          <w:bottom w:val="nil"/>
          <w:right w:val="nil"/>
          <w:between w:val="nil"/>
        </w:pBdr>
        <w:ind w:left="720" w:hanging="720"/>
        <w:rPr>
          <w:color w:val="000000"/>
        </w:rPr>
      </w:pPr>
      <w:r w:rsidRPr="00571D2D">
        <w:rPr>
          <w:color w:val="000000"/>
        </w:rPr>
        <w:t>83.</w:t>
      </w:r>
      <w:r w:rsidRPr="00571D2D">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571D2D">
        <w:rPr>
          <w:i/>
          <w:iCs/>
          <w:color w:val="000000"/>
        </w:rPr>
        <w:t>50</w:t>
      </w:r>
      <w:r w:rsidRPr="00571D2D">
        <w:rPr>
          <w:color w:val="000000"/>
        </w:rPr>
        <w:t>, 1335–1341. 10.1038/s41588-018-0184-y.</w:t>
      </w:r>
    </w:p>
    <w:p w14:paraId="0000017C" w14:textId="77777777" w:rsidR="00892E85" w:rsidRPr="00571D2D" w:rsidRDefault="007D4EA7">
      <w:pPr>
        <w:pBdr>
          <w:top w:val="nil"/>
          <w:left w:val="nil"/>
          <w:bottom w:val="nil"/>
          <w:right w:val="nil"/>
          <w:between w:val="nil"/>
        </w:pBdr>
        <w:ind w:left="720" w:hanging="720"/>
        <w:rPr>
          <w:color w:val="000000"/>
        </w:rPr>
      </w:pPr>
      <w:r w:rsidRPr="00571D2D">
        <w:rPr>
          <w:color w:val="000000"/>
        </w:rPr>
        <w:t>84.</w:t>
      </w:r>
      <w:r w:rsidRPr="00571D2D">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Pr="00571D2D" w:rsidRDefault="00892E85">
      <w:pPr>
        <w:spacing w:line="480" w:lineRule="auto"/>
      </w:pPr>
    </w:p>
    <w:p w14:paraId="00000185" w14:textId="14361E15" w:rsidR="00892E85" w:rsidRPr="00571D2D" w:rsidRDefault="00892E85"/>
    <w:sectPr w:rsidR="00892E85" w:rsidRPr="00571D2D" w:rsidSect="00A2470C">
      <w:footerReference w:type="even" r:id="rId14"/>
      <w:footerReference w:type="default" r:id="rId15"/>
      <w:pgSz w:w="12240" w:h="15840"/>
      <w:pgMar w:top="1440" w:right="1440" w:bottom="1440" w:left="1440" w:header="720" w:footer="720" w:gutter="0"/>
      <w:lnNumType w:countBy="1" w:restart="continuous"/>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3" w:author="Thaker, Vidhu V." w:date="2026-05-15T05:14:00Z" w:initials="VT">
    <w:p w14:paraId="5C730CF4" w14:textId="77777777" w:rsidR="002535D4" w:rsidRDefault="002535D4" w:rsidP="002535D4">
      <w:r>
        <w:rPr>
          <w:rStyle w:val="CommentReference"/>
        </w:rPr>
        <w:annotationRef/>
      </w:r>
      <w:r>
        <w:rPr>
          <w:sz w:val="20"/>
          <w:szCs w:val="20"/>
        </w:rPr>
        <w:t>We have listed the pathways above, that should be okay for now.</w:t>
      </w:r>
    </w:p>
  </w:comment>
  <w:comment w:id="4"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5"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6" w:author="Thaker, Vidhu V." w:date="2026-05-15T05:25:00Z" w:initials="VT">
    <w:p w14:paraId="5D698122" w14:textId="77777777" w:rsidR="00734325" w:rsidRDefault="00734325" w:rsidP="00734325">
      <w:r>
        <w:rPr>
          <w:rStyle w:val="CommentReference"/>
        </w:rPr>
        <w:annotationRef/>
      </w:r>
      <w:r>
        <w:rPr>
          <w:sz w:val="20"/>
          <w:szCs w:val="20"/>
        </w:rPr>
        <w:t>Supplementary Table 1b is for validation cohort, not the discovery cohort. We only have the figure for the sex and center differences.</w:t>
      </w:r>
    </w:p>
  </w:comment>
  <w:comment w:id="7" w:author="Salem, Rany" w:date="2026-05-07T11:20:00Z" w:initials="RS">
    <w:p w14:paraId="28CD1BE8" w14:textId="77777777" w:rsidR="007552E6" w:rsidRPr="00667CA0" w:rsidRDefault="007552E6" w:rsidP="007552E6">
      <w:pPr>
        <w:pStyle w:val="CommentText"/>
        <w:rPr>
          <w:lang w:val="en-US"/>
        </w:rPr>
      </w:pPr>
      <w:r>
        <w:rPr>
          <w:rStyle w:val="CommentReference"/>
        </w:rPr>
        <w:annotationRef/>
      </w:r>
      <w:r>
        <w:t>Cite my BMI MRS Paper?</w:t>
      </w:r>
    </w:p>
  </w:comment>
  <w:comment w:id="8" w:author="Gu, Wanjun" w:date="2026-05-11T22:20:00Z" w:initials="GW">
    <w:p w14:paraId="050F0678" w14:textId="77777777" w:rsidR="00A21E7B" w:rsidRDefault="00A21E7B" w:rsidP="00A21E7B">
      <w:r>
        <w:rPr>
          <w:rStyle w:val="CommentReference"/>
        </w:rPr>
        <w:annotationRef/>
      </w:r>
      <w:r>
        <w:rPr>
          <w:sz w:val="20"/>
          <w:szCs w:val="20"/>
        </w:rPr>
        <w:t xml:space="preserve">Here is the paper: </w:t>
      </w:r>
      <w:hyperlink r:id="rId1" w:history="1">
        <w:r w:rsidRPr="00C302D4">
          <w:rPr>
            <w:rStyle w:val="Hyperlink"/>
            <w:sz w:val="20"/>
            <w:szCs w:val="20"/>
          </w:rPr>
          <w:t>https://journals.plos.org/plosone/article?id=10.1371/journal.pone.0222445</w:t>
        </w:r>
      </w:hyperlink>
    </w:p>
  </w:comment>
  <w:comment w:id="9" w:author="Thaker, Vidhu V." w:date="2026-05-15T06:26:00Z" w:initials="VT">
    <w:p w14:paraId="37AFCD40" w14:textId="77777777" w:rsidR="00DD0B45" w:rsidRDefault="00DD0B45" w:rsidP="00DD0B45">
      <w:r>
        <w:rPr>
          <w:rStyle w:val="CommentReference"/>
        </w:rPr>
        <w:annotationRef/>
      </w:r>
      <w:r>
        <w:rPr>
          <w:sz w:val="20"/>
          <w:szCs w:val="20"/>
        </w:rPr>
        <w:t xml:space="preserve">IDO1 makes an appearance in the discussion, but there is no mention of this in the results. In the results, several symbols appear without italics (suggesting proteins), whereas in discussion these are in italics, suggesting genes – need consistency for messaging. Is it genes or proteins from SPOKE? </w:t>
      </w:r>
    </w:p>
  </w:comment>
  <w:comment w:id="10" w:author="Thaker, Vidhu V." w:date="2026-05-15T06:27:00Z" w:initials="VT">
    <w:p w14:paraId="2F0FA11B" w14:textId="77777777" w:rsidR="004C0D67" w:rsidRDefault="004C0D67" w:rsidP="004C0D67">
      <w:r>
        <w:rPr>
          <w:rStyle w:val="CommentReference"/>
        </w:rPr>
        <w:annotationRef/>
      </w:r>
      <w:r>
        <w:rPr>
          <w:sz w:val="20"/>
          <w:szCs w:val="20"/>
        </w:rPr>
        <w:t xml:space="preserve">I changed this in the results section to align with the format here. The results format was in Roman letters, here is greek A and G letters.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1"/>
  <w15:commentEx w15:paraId="5C730CF4" w15:paraIdParent="39728CD1" w15:done="1"/>
  <w15:commentEx w15:paraId="090DE752" w15:done="1"/>
  <w15:commentEx w15:paraId="36E21F2E" w15:paraIdParent="090DE752" w15:done="1"/>
  <w15:commentEx w15:paraId="5D698122" w15:paraIdParent="090DE752" w15:done="1"/>
  <w15:commentEx w15:paraId="28CD1BE8" w15:done="0"/>
  <w15:commentEx w15:paraId="050F0678" w15:paraIdParent="28CD1BE8" w15:done="0"/>
  <w15:commentEx w15:paraId="37AFCD40" w15:done="1"/>
  <w15:commentEx w15:paraId="2F0FA11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515AF0EB" w16cex:dateUtc="2026-05-15T09:14:00Z"/>
  <w16cex:commentExtensible w16cex:durableId="0EE8546C" w16cex:dateUtc="2026-05-07T18:10:00Z"/>
  <w16cex:commentExtensible w16cex:durableId="69579EA7" w16cex:dateUtc="2026-05-07T18:12:00Z"/>
  <w16cex:commentExtensible w16cex:durableId="1C3F363C" w16cex:dateUtc="2026-05-15T09:25:00Z"/>
  <w16cex:commentExtensible w16cex:durableId="1979F9E1" w16cex:dateUtc="2026-05-07T18:20:00Z"/>
  <w16cex:commentExtensible w16cex:durableId="67DC2E35" w16cex:dateUtc="2026-05-12T05:20:00Z"/>
  <w16cex:commentExtensible w16cex:durableId="6B347F6C" w16cex:dateUtc="2026-05-15T10:26:00Z"/>
  <w16cex:commentExtensible w16cex:durableId="57EBE6B3" w16cex:dateUtc="2026-05-15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5C730CF4" w16cid:durableId="515AF0EB"/>
  <w16cid:commentId w16cid:paraId="090DE752" w16cid:durableId="0EE8546C"/>
  <w16cid:commentId w16cid:paraId="36E21F2E" w16cid:durableId="69579EA7"/>
  <w16cid:commentId w16cid:paraId="5D698122" w16cid:durableId="1C3F363C"/>
  <w16cid:commentId w16cid:paraId="28CD1BE8" w16cid:durableId="1979F9E1"/>
  <w16cid:commentId w16cid:paraId="050F0678" w16cid:durableId="67DC2E35"/>
  <w16cid:commentId w16cid:paraId="37AFCD40" w16cid:durableId="6B347F6C"/>
  <w16cid:commentId w16cid:paraId="2F0FA11B" w16cid:durableId="57EBE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6AF7" w14:textId="77777777" w:rsidR="007B2428" w:rsidRDefault="007B2428" w:rsidP="00571D2D">
      <w:r>
        <w:separator/>
      </w:r>
    </w:p>
  </w:endnote>
  <w:endnote w:type="continuationSeparator" w:id="0">
    <w:p w14:paraId="6EC59D48" w14:textId="77777777" w:rsidR="007B2428" w:rsidRDefault="007B2428" w:rsidP="0057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C77EF761-5087-8B47-9A49-ABE7FF86115D}"/>
  </w:font>
  <w:font w:name="Times New Roman">
    <w:panose1 w:val="02020603050405020304"/>
    <w:charset w:val="00"/>
    <w:family w:val="roman"/>
    <w:pitch w:val="variable"/>
    <w:sig w:usb0="E0002EFF" w:usb1="C000785B" w:usb2="00000009" w:usb3="00000000" w:csb0="000001FF" w:csb1="00000000"/>
    <w:embedRegular r:id="rId3" w:fontKey="{DE5DFE9C-E4CE-AB4D-B970-8563C43E5DAA}"/>
    <w:embedBold r:id="rId4" w:fontKey="{23C3A45C-8997-2E48-B750-0750C6F9C6B9}"/>
    <w:embedItalic r:id="rId5" w:fontKey="{9579A653-009F-C241-9EB1-7E22603A44D0}"/>
  </w:font>
  <w:font w:name="SimSun">
    <w:altName w:val="宋体"/>
    <w:panose1 w:val="02010600030101010101"/>
    <w:charset w:val="86"/>
    <w:family w:val="auto"/>
    <w:pitch w:val="variable"/>
    <w:sig w:usb0="00000203" w:usb1="288F0000" w:usb2="00000016" w:usb3="00000000" w:csb0="00040001" w:csb1="00000000"/>
  </w:font>
  <w:font w:name="Play">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embedRegular r:id="rId7" w:fontKey="{85D58288-D375-094A-9F4C-D6CABA3F7C51}"/>
  </w:font>
  <w:font w:name="Arial">
    <w:panose1 w:val="020B0604020202020204"/>
    <w:charset w:val="00"/>
    <w:family w:val="swiss"/>
    <w:pitch w:val="variable"/>
    <w:sig w:usb0="E0002EFF" w:usb1="C000785B" w:usb2="00000009" w:usb3="00000000" w:csb0="000001FF" w:csb1="00000000"/>
    <w:embedRegular r:id="rId8" w:fontKey="{D40EE020-D7E7-C14D-AFB1-D42499F44AB3}"/>
    <w:embedBold r:id="rId9" w:fontKey="{2D9D99AB-B67A-4E4E-B79F-DC636B0C497B}"/>
  </w:font>
  <w:font w:name="Consolas">
    <w:panose1 w:val="020B0609020204030204"/>
    <w:charset w:val="00"/>
    <w:family w:val="modern"/>
    <w:pitch w:val="fixed"/>
    <w:sig w:usb0="E10006FF" w:usb1="4000FCFF" w:usb2="00000009" w:usb3="00000000" w:csb0="0000019F" w:csb1="00000000"/>
    <w:embedRegular r:id="rId10" w:fontKey="{C2A5E57C-5EF7-1149-801B-D122DB4400C8}"/>
  </w:font>
  <w:font w:name="Cambria Math">
    <w:panose1 w:val="02040503050406030204"/>
    <w:charset w:val="00"/>
    <w:family w:val="roman"/>
    <w:pitch w:val="variable"/>
    <w:sig w:usb0="E00006FF" w:usb1="420024FF" w:usb2="02000000" w:usb3="00000000" w:csb0="0000019F" w:csb1="00000000"/>
    <w:embedRegular r:id="rId11" w:fontKey="{4E558153-C585-E34B-A527-B6CFC5B43AC9}"/>
    <w:embedItalic r:id="rId12" w:fontKey="{D10DBAA7-AEDD-334B-8BE5-58A13AF908B2}"/>
  </w:font>
  <w:font w:name="Calibri">
    <w:panose1 w:val="020F0502020204030204"/>
    <w:charset w:val="00"/>
    <w:family w:val="swiss"/>
    <w:pitch w:val="variable"/>
    <w:sig w:usb0="E4002EFF" w:usb1="C200247B" w:usb2="00000009" w:usb3="00000000" w:csb0="000001FF" w:csb1="00000000"/>
    <w:embedRegular r:id="rId13" w:fontKey="{2681A374-EEB4-1745-B8DB-553AAEF655E3}"/>
  </w:font>
  <w:font w:name="Cambria">
    <w:panose1 w:val="02040503050406030204"/>
    <w:charset w:val="00"/>
    <w:family w:val="roman"/>
    <w:pitch w:val="variable"/>
    <w:sig w:usb0="E00006FF" w:usb1="420024FF" w:usb2="02000000" w:usb3="00000000" w:csb0="0000019F" w:csb1="00000000"/>
    <w:embedRegular r:id="rId14" w:fontKey="{548F4C26-5AFB-2E42-952D-B48C5164F6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3590569"/>
      <w:docPartObj>
        <w:docPartGallery w:val="Page Numbers (Bottom of Page)"/>
        <w:docPartUnique/>
      </w:docPartObj>
    </w:sdtPr>
    <w:sdtContent>
      <w:p w14:paraId="75E9FF4B" w14:textId="23132C3C"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ED910" w14:textId="77777777" w:rsidR="00571D2D" w:rsidRDefault="00571D2D" w:rsidP="00967B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36728"/>
      <w:docPartObj>
        <w:docPartGallery w:val="Page Numbers (Bottom of Page)"/>
        <w:docPartUnique/>
      </w:docPartObj>
    </w:sdtPr>
    <w:sdtContent>
      <w:p w14:paraId="0CF627EE" w14:textId="042CA328" w:rsidR="00571D2D" w:rsidRDefault="00571D2D" w:rsidP="009277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2FC0A7E7" w14:textId="77777777" w:rsidR="00571D2D" w:rsidRDefault="00571D2D" w:rsidP="00A247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22AB" w14:textId="77777777" w:rsidR="007B2428" w:rsidRDefault="007B2428" w:rsidP="00571D2D">
      <w:r>
        <w:separator/>
      </w:r>
    </w:p>
  </w:footnote>
  <w:footnote w:type="continuationSeparator" w:id="0">
    <w:p w14:paraId="2BA52EAB" w14:textId="77777777" w:rsidR="007B2428" w:rsidRDefault="007B2428" w:rsidP="00571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Wanjun">
    <w15:presenceInfo w15:providerId="AD" w15:userId="S::Wanjun.Gu@ucsf.edu::639422c7-bc45-4424-935a-c06f34e9ed38"/>
  </w15:person>
  <w15:person w15:author="Salem, Rany">
    <w15:presenceInfo w15:providerId="AD" w15:userId="S::rsalem@health.ucsd.edu::b5f661f3-8d81-43fa-b737-c17e808606c9"/>
  </w15:person>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6167&lt;/item&gt;&lt;/record-ids&gt;&lt;/item&gt;&lt;/Libraries&gt;"/>
  </w:docVars>
  <w:rsids>
    <w:rsidRoot w:val="00892E85"/>
    <w:rsid w:val="0002100B"/>
    <w:rsid w:val="00043D7F"/>
    <w:rsid w:val="000A293E"/>
    <w:rsid w:val="000F09DC"/>
    <w:rsid w:val="000F3229"/>
    <w:rsid w:val="00143B4D"/>
    <w:rsid w:val="0023114B"/>
    <w:rsid w:val="002535D4"/>
    <w:rsid w:val="00291405"/>
    <w:rsid w:val="002B46C8"/>
    <w:rsid w:val="002B7160"/>
    <w:rsid w:val="00340936"/>
    <w:rsid w:val="003C45B8"/>
    <w:rsid w:val="003C6E2E"/>
    <w:rsid w:val="003E5D8C"/>
    <w:rsid w:val="00435526"/>
    <w:rsid w:val="00485077"/>
    <w:rsid w:val="004C0D67"/>
    <w:rsid w:val="00506535"/>
    <w:rsid w:val="0051002A"/>
    <w:rsid w:val="00521B82"/>
    <w:rsid w:val="00524475"/>
    <w:rsid w:val="005442AF"/>
    <w:rsid w:val="005537B1"/>
    <w:rsid w:val="00571D2D"/>
    <w:rsid w:val="00581589"/>
    <w:rsid w:val="005A73F6"/>
    <w:rsid w:val="005C5BAA"/>
    <w:rsid w:val="005D55FE"/>
    <w:rsid w:val="005F2166"/>
    <w:rsid w:val="00613CEB"/>
    <w:rsid w:val="00623CEE"/>
    <w:rsid w:val="00644E34"/>
    <w:rsid w:val="00667CA0"/>
    <w:rsid w:val="00672FBB"/>
    <w:rsid w:val="006C0070"/>
    <w:rsid w:val="00733299"/>
    <w:rsid w:val="00734325"/>
    <w:rsid w:val="007552E6"/>
    <w:rsid w:val="007970D5"/>
    <w:rsid w:val="007B2428"/>
    <w:rsid w:val="007B2AF4"/>
    <w:rsid w:val="007C2E30"/>
    <w:rsid w:val="007D4EA7"/>
    <w:rsid w:val="007E0BAA"/>
    <w:rsid w:val="007E632B"/>
    <w:rsid w:val="0082086B"/>
    <w:rsid w:val="00892E85"/>
    <w:rsid w:val="008B5E1D"/>
    <w:rsid w:val="008E7593"/>
    <w:rsid w:val="00900D00"/>
    <w:rsid w:val="00943458"/>
    <w:rsid w:val="00967BDA"/>
    <w:rsid w:val="009866AB"/>
    <w:rsid w:val="009F608C"/>
    <w:rsid w:val="00A15C11"/>
    <w:rsid w:val="00A21A93"/>
    <w:rsid w:val="00A21E7B"/>
    <w:rsid w:val="00A2470C"/>
    <w:rsid w:val="00A75709"/>
    <w:rsid w:val="00AA5AB6"/>
    <w:rsid w:val="00AB7CD9"/>
    <w:rsid w:val="00AC0D57"/>
    <w:rsid w:val="00AC0E44"/>
    <w:rsid w:val="00B1706B"/>
    <w:rsid w:val="00BB4FDD"/>
    <w:rsid w:val="00BC0CE5"/>
    <w:rsid w:val="00BC6883"/>
    <w:rsid w:val="00BD4541"/>
    <w:rsid w:val="00C058D0"/>
    <w:rsid w:val="00C7307C"/>
    <w:rsid w:val="00CA0D2C"/>
    <w:rsid w:val="00CA25EF"/>
    <w:rsid w:val="00CC45A6"/>
    <w:rsid w:val="00CF51B3"/>
    <w:rsid w:val="00D47BC9"/>
    <w:rsid w:val="00D6483F"/>
    <w:rsid w:val="00D802F1"/>
    <w:rsid w:val="00DC2995"/>
    <w:rsid w:val="00DC3DB6"/>
    <w:rsid w:val="00DD0B45"/>
    <w:rsid w:val="00E20278"/>
    <w:rsid w:val="00E270ED"/>
    <w:rsid w:val="00E87DBC"/>
    <w:rsid w:val="00EC1A06"/>
    <w:rsid w:val="00EE5693"/>
    <w:rsid w:val="00F17867"/>
    <w:rsid w:val="00F458F7"/>
    <w:rsid w:val="00FA7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 w:type="paragraph" w:styleId="Footer">
    <w:name w:val="footer"/>
    <w:basedOn w:val="Normal"/>
    <w:link w:val="FooterChar"/>
    <w:uiPriority w:val="99"/>
    <w:unhideWhenUsed/>
    <w:rsid w:val="00571D2D"/>
    <w:pPr>
      <w:tabs>
        <w:tab w:val="center" w:pos="4680"/>
        <w:tab w:val="right" w:pos="9360"/>
      </w:tabs>
    </w:pPr>
  </w:style>
  <w:style w:type="character" w:customStyle="1" w:styleId="FooterChar">
    <w:name w:val="Footer Char"/>
    <w:basedOn w:val="DefaultParagraphFont"/>
    <w:link w:val="Footer"/>
    <w:uiPriority w:val="99"/>
    <w:rsid w:val="00571D2D"/>
  </w:style>
  <w:style w:type="character" w:styleId="PageNumber">
    <w:name w:val="page number"/>
    <w:basedOn w:val="DefaultParagraphFont"/>
    <w:uiPriority w:val="99"/>
    <w:semiHidden/>
    <w:unhideWhenUsed/>
    <w:rsid w:val="00571D2D"/>
  </w:style>
  <w:style w:type="character" w:styleId="LineNumber">
    <w:name w:val="line number"/>
    <w:basedOn w:val="DefaultParagraphFont"/>
    <w:uiPriority w:val="99"/>
    <w:semiHidden/>
    <w:unhideWhenUsed/>
    <w:rsid w:val="00571D2D"/>
  </w:style>
  <w:style w:type="character" w:styleId="PlaceholderText">
    <w:name w:val="Placeholder Text"/>
    <w:basedOn w:val="DefaultParagraphFont"/>
    <w:uiPriority w:val="99"/>
    <w:semiHidden/>
    <w:rsid w:val="00571D2D"/>
    <w:rPr>
      <w:color w:val="666666"/>
    </w:rPr>
  </w:style>
  <w:style w:type="paragraph" w:styleId="Header">
    <w:name w:val="header"/>
    <w:basedOn w:val="Normal"/>
    <w:link w:val="HeaderChar"/>
    <w:uiPriority w:val="99"/>
    <w:unhideWhenUsed/>
    <w:rsid w:val="002B7160"/>
    <w:pPr>
      <w:tabs>
        <w:tab w:val="center" w:pos="4680"/>
        <w:tab w:val="right" w:pos="9360"/>
      </w:tabs>
    </w:pPr>
  </w:style>
  <w:style w:type="character" w:customStyle="1" w:styleId="HeaderChar">
    <w:name w:val="Header Char"/>
    <w:basedOn w:val="DefaultParagraphFont"/>
    <w:link w:val="Header"/>
    <w:uiPriority w:val="99"/>
    <w:rsid w:val="002B7160"/>
  </w:style>
  <w:style w:type="character" w:styleId="Hyperlink">
    <w:name w:val="Hyperlink"/>
    <w:basedOn w:val="DefaultParagraphFont"/>
    <w:uiPriority w:val="99"/>
    <w:unhideWhenUsed/>
    <w:rsid w:val="00A21E7B"/>
    <w:rPr>
      <w:color w:val="0000FF" w:themeColor="hyperlink"/>
      <w:u w:val="single"/>
    </w:rPr>
  </w:style>
  <w:style w:type="character" w:styleId="UnresolvedMention">
    <w:name w:val="Unresolved Mention"/>
    <w:basedOn w:val="DefaultParagraphFont"/>
    <w:uiPriority w:val="99"/>
    <w:semiHidden/>
    <w:unhideWhenUsed/>
    <w:rsid w:val="00A2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journals.plos.org/plosone/article?id=10.1371/journal.pone.0222445"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projects/gap/cgi-bin/study.cgi?study_id=phs000007.v30.p11"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51</Pages>
  <Words>15046</Words>
  <Characters>85768</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5</cp:revision>
  <dcterms:created xsi:type="dcterms:W3CDTF">2026-05-15T10:46:00Z</dcterms:created>
  <dcterms:modified xsi:type="dcterms:W3CDTF">2026-05-17T02:55:00Z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