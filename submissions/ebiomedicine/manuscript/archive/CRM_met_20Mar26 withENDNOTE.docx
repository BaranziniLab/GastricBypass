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48BF" w14:textId="0135C674" w:rsidR="00256E51" w:rsidRPr="0090489D" w:rsidRDefault="00256E51" w:rsidP="00256E51">
      <w:pPr>
        <w:spacing w:before="100" w:beforeAutospacing="1" w:after="100" w:afterAutospacing="1"/>
      </w:pPr>
      <w:r>
        <w:rPr>
          <w:b/>
          <w:bCs/>
        </w:rPr>
        <w:t>B</w:t>
      </w:r>
      <w:r w:rsidRPr="0090489D">
        <w:rPr>
          <w:b/>
          <w:bCs/>
        </w:rPr>
        <w:t>aseline metabolomic profile as potential biomarker for weight change after Roux-en-Y gastric bypass (RYGB) surgery</w:t>
      </w:r>
    </w:p>
    <w:p w14:paraId="6B0D90AA" w14:textId="3D9070F4" w:rsidR="00256E51" w:rsidRPr="00256E51" w:rsidRDefault="00256E51" w:rsidP="00256E51">
      <w:pPr>
        <w:spacing w:before="100" w:beforeAutospacing="1" w:after="100" w:afterAutospacing="1"/>
      </w:pPr>
      <w:r w:rsidRPr="0090489D">
        <w:rPr>
          <w:i/>
          <w:iCs/>
        </w:rPr>
        <w:t>Wanjun Gu</w:t>
      </w:r>
      <w:r>
        <w:rPr>
          <w:i/>
          <w:iCs/>
          <w:vertAlign w:val="superscript"/>
        </w:rPr>
        <w:t>1</w:t>
      </w:r>
      <w:r w:rsidRPr="0090489D">
        <w:rPr>
          <w:i/>
          <w:iCs/>
        </w:rPr>
        <w:t xml:space="preserve">, </w:t>
      </w:r>
      <w:proofErr w:type="spellStart"/>
      <w:r w:rsidRPr="0090489D">
        <w:rPr>
          <w:i/>
          <w:iCs/>
        </w:rPr>
        <w:t>Shuliang</w:t>
      </w:r>
      <w:proofErr w:type="spellEnd"/>
      <w:r w:rsidRPr="0090489D">
        <w:rPr>
          <w:i/>
          <w:iCs/>
        </w:rPr>
        <w:t xml:space="preserve"> Deng², Nicholas Stylopoulos</w:t>
      </w:r>
      <w:r>
        <w:rPr>
          <w:i/>
          <w:iCs/>
          <w:vertAlign w:val="superscript"/>
        </w:rPr>
        <w:t>3</w:t>
      </w:r>
      <w:r w:rsidRPr="0090489D">
        <w:rPr>
          <w:i/>
          <w:iCs/>
        </w:rPr>
        <w:t>, Clary Clish</w:t>
      </w:r>
      <w:r>
        <w:rPr>
          <w:i/>
          <w:iCs/>
          <w:vertAlign w:val="superscript"/>
        </w:rPr>
        <w:t>4</w:t>
      </w:r>
      <w:r w:rsidRPr="0090489D">
        <w:rPr>
          <w:i/>
          <w:iCs/>
        </w:rPr>
        <w:t>, Joel N Hirschhorn</w:t>
      </w:r>
      <w:r>
        <w:rPr>
          <w:i/>
          <w:iCs/>
          <w:vertAlign w:val="superscript"/>
        </w:rPr>
        <w:t>3</w:t>
      </w:r>
      <w:r w:rsidRPr="0090489D">
        <w:rPr>
          <w:i/>
          <w:iCs/>
        </w:rPr>
        <w:t>, Rany M Salem</w:t>
      </w:r>
      <w:r>
        <w:rPr>
          <w:i/>
          <w:iCs/>
          <w:vertAlign w:val="superscript"/>
        </w:rPr>
        <w:t>1</w:t>
      </w:r>
      <w:r>
        <w:rPr>
          <w:i/>
          <w:iCs/>
        </w:rPr>
        <w:t xml:space="preserve">, </w:t>
      </w:r>
      <w:r w:rsidRPr="0090489D">
        <w:rPr>
          <w:i/>
          <w:iCs/>
        </w:rPr>
        <w:t>Vidhu V Thaker</w:t>
      </w:r>
      <w:r w:rsidRPr="00277DBB">
        <w:rPr>
          <w:i/>
          <w:iCs/>
          <w:vertAlign w:val="superscript"/>
        </w:rPr>
        <w:t>5</w:t>
      </w:r>
    </w:p>
    <w:p w14:paraId="485882AD" w14:textId="7FEDBFC9" w:rsidR="00256E51" w:rsidRDefault="00256E51" w:rsidP="00256E51">
      <w:pPr>
        <w:spacing w:before="100" w:beforeAutospacing="1"/>
      </w:pPr>
      <w:r w:rsidRPr="00256E51">
        <w:rPr>
          <w:vertAlign w:val="superscript"/>
        </w:rPr>
        <w:t>1</w:t>
      </w:r>
      <w:r w:rsidRPr="0090489D">
        <w:t>Herbert Wertheim School of Public Health and Longevity Science, University of California, San Diego, La Jolla, California, United States of America</w:t>
      </w:r>
      <w:r w:rsidRPr="0090489D">
        <w:br/>
        <w:t>²Department of Biostatistics, Mailman School of Public Health, Columbia University, New York, New York, United States of America</w:t>
      </w:r>
      <w:r w:rsidRPr="0090489D">
        <w:br/>
      </w:r>
      <w:r w:rsidRPr="00256E51">
        <w:rPr>
          <w:vertAlign w:val="superscript"/>
        </w:rPr>
        <w:t>3</w:t>
      </w:r>
      <w:r w:rsidRPr="0090489D">
        <w:t xml:space="preserve">Division of Pediatric Endocrinology, Boston Children’s Hospital, Boston, Massachusetts, United States of America </w:t>
      </w:r>
      <w:r w:rsidRPr="0090489D">
        <w:br/>
      </w:r>
      <w:r>
        <w:rPr>
          <w:vertAlign w:val="superscript"/>
        </w:rPr>
        <w:t>4</w:t>
      </w:r>
      <w:r w:rsidRPr="0090489D">
        <w:t xml:space="preserve">The Metabolomics Platform, Broad Institute, Cambridge, Massachusetts, United States of America </w:t>
      </w:r>
    </w:p>
    <w:p w14:paraId="7D7FAB6A" w14:textId="5EE389DD" w:rsidR="00256E51" w:rsidRPr="0090489D" w:rsidRDefault="00256E51" w:rsidP="00256E51">
      <w:r w:rsidRPr="00256E51">
        <w:rPr>
          <w:vertAlign w:val="superscript"/>
        </w:rPr>
        <w:t>5</w:t>
      </w:r>
      <w:r w:rsidRPr="0090489D">
        <w:t>Department of Pediatrics, Columbia University Irving Medical Center, New York, New York, United States of America</w:t>
      </w:r>
    </w:p>
    <w:p w14:paraId="2D0C8BA7" w14:textId="77777777" w:rsidR="00256E51" w:rsidRPr="0090489D" w:rsidRDefault="00256E51" w:rsidP="00256E51">
      <w:pPr>
        <w:spacing w:before="100" w:beforeAutospacing="1" w:after="100" w:afterAutospacing="1"/>
      </w:pPr>
      <w:r w:rsidRPr="0090489D">
        <w:rPr>
          <w:i/>
          <w:iCs/>
        </w:rPr>
        <w:t>Corresponding author</w:t>
      </w:r>
      <w:r w:rsidRPr="0090489D">
        <w:rPr>
          <w:i/>
          <w:iCs/>
        </w:rPr>
        <w:br/>
        <w:t>E-mail: vvt211</w:t>
      </w:r>
      <w:r>
        <w:rPr>
          <w:i/>
          <w:iCs/>
        </w:rPr>
        <w:t>4</w:t>
      </w:r>
      <w:r w:rsidRPr="0090489D">
        <w:rPr>
          <w:i/>
          <w:iCs/>
        </w:rPr>
        <w:t>@cumc.columbia.edu (VVT)</w:t>
      </w:r>
    </w:p>
    <w:p w14:paraId="555654CB" w14:textId="77777777" w:rsidR="00256E51" w:rsidRPr="0090489D" w:rsidRDefault="00256E51" w:rsidP="00256E51">
      <w:pPr>
        <w:spacing w:before="100" w:beforeAutospacing="1" w:after="100" w:afterAutospacing="1"/>
      </w:pPr>
      <w:r w:rsidRPr="0090489D">
        <w:rPr>
          <w:b/>
          <w:bCs/>
        </w:rPr>
        <w:t>Short title:</w:t>
      </w:r>
      <w:r w:rsidRPr="0090489D">
        <w:t xml:space="preserve"> Baseline metabolomic profile in RYGB surgery</w:t>
      </w:r>
    </w:p>
    <w:p w14:paraId="6BFFD965" w14:textId="743144B7" w:rsidR="00256E51" w:rsidRPr="0090489D" w:rsidRDefault="00256E51" w:rsidP="00256E51">
      <w:pPr>
        <w:spacing w:before="100" w:beforeAutospacing="1" w:after="100" w:afterAutospacing="1"/>
      </w:pPr>
      <w:r w:rsidRPr="0090489D">
        <w:rPr>
          <w:b/>
          <w:bCs/>
        </w:rPr>
        <w:t>Funding:</w:t>
      </w:r>
      <w:r w:rsidRPr="0090489D">
        <w:t xml:space="preserve"> This publication was supported in part by the National Institute for Diabetes and Digestive and Kidney Diseases, NIH, through </w:t>
      </w:r>
      <w:r w:rsidR="00E64A6F">
        <w:t>g</w:t>
      </w:r>
      <w:r w:rsidRPr="0090489D">
        <w:t>rant</w:t>
      </w:r>
      <w:r w:rsidR="00E64A6F">
        <w:t>s</w:t>
      </w:r>
      <w:r w:rsidRPr="0090489D">
        <w:t xml:space="preserve"> </w:t>
      </w:r>
      <w:r>
        <w:t>R01</w:t>
      </w:r>
      <w:r w:rsidRPr="0090489D">
        <w:t xml:space="preserve"> DK</w:t>
      </w:r>
      <w:r>
        <w:t>136134</w:t>
      </w:r>
      <w:r w:rsidRPr="0019388F">
        <w:rPr>
          <w:i/>
          <w:iCs/>
          <w:sz w:val="20"/>
          <w:szCs w:val="20"/>
        </w:rPr>
        <w:t xml:space="preserve"> </w:t>
      </w:r>
      <w:r w:rsidRPr="0090489D">
        <w:t>(VVT)</w:t>
      </w:r>
      <w:r w:rsidR="00E64A6F">
        <w:t xml:space="preserve"> and</w:t>
      </w:r>
      <w:r w:rsidR="00B15F98">
        <w:t xml:space="preserve"> R</w:t>
      </w:r>
      <w:r w:rsidR="00EB4A2E">
        <w:t>0</w:t>
      </w:r>
      <w:r w:rsidR="00B15F98">
        <w:t xml:space="preserve">1 </w:t>
      </w:r>
      <w:r w:rsidR="00B15F98" w:rsidRPr="00B15F98">
        <w:t>DK136796</w:t>
      </w:r>
      <w:r w:rsidR="00B15F98">
        <w:t xml:space="preserve"> (RMS)</w:t>
      </w:r>
      <w:r w:rsidRPr="0090489D">
        <w:t xml:space="preserve"> and the Boston Children’s Hospital–Broad Institute Collaborative Grant (VVT). National Heart, Lung, and Blood Institute</w:t>
      </w:r>
      <w:r w:rsidR="00E64A6F">
        <w:t>, NIH</w:t>
      </w:r>
      <w:r w:rsidRPr="0090489D">
        <w:t xml:space="preserve"> grant R00HL122515 (RMS).</w:t>
      </w:r>
    </w:p>
    <w:p w14:paraId="5143D5E0" w14:textId="77777777" w:rsidR="00256E51" w:rsidRPr="0090489D" w:rsidRDefault="00256E51" w:rsidP="00256E51">
      <w:pPr>
        <w:spacing w:before="100" w:beforeAutospacing="1" w:after="100" w:afterAutospacing="1"/>
      </w:pPr>
      <w:r w:rsidRPr="0090489D">
        <w:rPr>
          <w:b/>
          <w:bCs/>
        </w:rPr>
        <w:t>Competing interests:</w:t>
      </w:r>
      <w:r w:rsidRPr="0090489D">
        <w:t xml:space="preserve"> The authors have declared that no competing interests exist.</w:t>
      </w:r>
    </w:p>
    <w:p w14:paraId="1A5885CE" w14:textId="51D8F606" w:rsidR="00256E51" w:rsidRDefault="00256E51" w:rsidP="00256E51">
      <w:pPr>
        <w:rPr>
          <w:b/>
          <w:bCs/>
        </w:rPr>
      </w:pPr>
      <w:r>
        <w:rPr>
          <w:b/>
          <w:bCs/>
        </w:rPr>
        <w:br w:type="page"/>
      </w:r>
    </w:p>
    <w:p w14:paraId="7E26DCAD" w14:textId="6EFAA5A3" w:rsidR="00F758FA" w:rsidRPr="00512038" w:rsidRDefault="006A1801" w:rsidP="00DE6744">
      <w:pPr>
        <w:spacing w:line="480" w:lineRule="auto"/>
        <w:rPr>
          <w:b/>
          <w:bCs/>
          <w:sz w:val="27"/>
          <w:szCs w:val="27"/>
        </w:rPr>
      </w:pPr>
      <w:r>
        <w:rPr>
          <w:b/>
          <w:bCs/>
          <w:sz w:val="27"/>
          <w:szCs w:val="27"/>
        </w:rPr>
        <w:lastRenderedPageBreak/>
        <w:t>Summary</w:t>
      </w:r>
    </w:p>
    <w:p w14:paraId="18351AA8" w14:textId="2015611F" w:rsidR="0082287C" w:rsidRDefault="00F758FA" w:rsidP="00DE6744">
      <w:pPr>
        <w:spacing w:line="480" w:lineRule="auto"/>
      </w:pPr>
      <w:r w:rsidRPr="00DE6744">
        <w:t xml:space="preserve">Metabolic and bariatric surgery (MBS) is the most effective intervention for sustained weight loss and cardiometabolic improvement in individuals with severe obesity. However, </w:t>
      </w:r>
      <w:r w:rsidR="00253EBF">
        <w:t xml:space="preserve">long-term outcomes vary, </w:t>
      </w:r>
      <w:r w:rsidRPr="00DE6744">
        <w:t xml:space="preserve">with many patients experiencing weight regain. The biological determinants of this variability remain incompletely understood. </w:t>
      </w:r>
    </w:p>
    <w:p w14:paraId="353ABCC0" w14:textId="63F8FA15" w:rsidR="00370B94" w:rsidRPr="00DE6744" w:rsidRDefault="00F758FA" w:rsidP="00DE6744">
      <w:pPr>
        <w:spacing w:line="480" w:lineRule="auto"/>
      </w:pPr>
      <w:r w:rsidRPr="00DE6744">
        <w:t xml:space="preserve">Given the integrative nature of the metabolome—capturing interactions among host genetics, diet, microbiota, and environmental exposures—we hypothesized that baseline circulating metabolites could stratify individuals </w:t>
      </w:r>
      <w:r w:rsidR="008521F4" w:rsidRPr="00CC60F7">
        <w:t>into</w:t>
      </w:r>
      <w:r w:rsidR="00CC60F7">
        <w:t xml:space="preserve"> distinct</w:t>
      </w:r>
      <w:r w:rsidR="008521F4" w:rsidRPr="00DE6744">
        <w:t xml:space="preserve"> </w:t>
      </w:r>
      <w:r w:rsidRPr="00DE6744">
        <w:t>long-term weight trajectory</w:t>
      </w:r>
      <w:r w:rsidR="00CC60F7">
        <w:t xml:space="preserve"> groups</w:t>
      </w:r>
      <w:r w:rsidRPr="00DE6744">
        <w:t xml:space="preserve">. </w:t>
      </w:r>
      <w:r w:rsidR="00E26369">
        <w:t>We profiled untargeted fasting plasma metabolites in</w:t>
      </w:r>
      <w:r w:rsidRPr="00DE6744">
        <w:t xml:space="preserve"> a nested case-control study within the Longitudinal </w:t>
      </w:r>
      <w:r w:rsidR="00E26369">
        <w:t>Assessment</w:t>
      </w:r>
      <w:r w:rsidRPr="00DE6744">
        <w:t xml:space="preserve"> of </w:t>
      </w:r>
      <w:r w:rsidR="00E26369">
        <w:t>Bariatric Surgery</w:t>
      </w:r>
      <w:r w:rsidRPr="00DE6744">
        <w:t xml:space="preserve"> (LABS-2) cohort</w:t>
      </w:r>
      <w:r w:rsidR="00E26369">
        <w:t>. From these metabolites, a</w:t>
      </w:r>
      <w:r w:rsidRPr="00DE6744">
        <w:t xml:space="preserve"> 1</w:t>
      </w:r>
      <w:r w:rsidR="00EE5E85">
        <w:t>3</w:t>
      </w:r>
      <w:r w:rsidRPr="00DE6744">
        <w:t>-metabolite risk score (</w:t>
      </w:r>
      <w:proofErr w:type="spellStart"/>
      <w:r w:rsidRPr="00DE6744">
        <w:t>MetRS</w:t>
      </w:r>
      <w:proofErr w:type="spellEnd"/>
      <w:r w:rsidRPr="00DE6744">
        <w:t>)</w:t>
      </w:r>
      <w:r w:rsidR="003631B9">
        <w:t xml:space="preserve"> </w:t>
      </w:r>
      <w:r w:rsidRPr="00DE6744">
        <w:t xml:space="preserve">predictive of weight regain five years after Roux-en-Y gastric bypass </w:t>
      </w:r>
      <w:r w:rsidR="0082287C">
        <w:t>was derived</w:t>
      </w:r>
      <w:r w:rsidRPr="00DE6744">
        <w:t xml:space="preserve">. The </w:t>
      </w:r>
      <w:proofErr w:type="spellStart"/>
      <w:r w:rsidRPr="00DE6744">
        <w:t>MetRS</w:t>
      </w:r>
      <w:proofErr w:type="spellEnd"/>
      <w:r w:rsidRPr="00DE6744">
        <w:t>, which captures pathways including fatty acid oxidation, bile acid conjugation, and microbial-host co-metabolism</w:t>
      </w:r>
      <w:r w:rsidR="00D47704" w:rsidRPr="00DE6744">
        <w:t>,</w:t>
      </w:r>
      <w:r w:rsidRPr="00DE6744">
        <w:t xml:space="preserve"> outperformed clinical variables in </w:t>
      </w:r>
      <w:r w:rsidR="00253EBF" w:rsidRPr="00DE6744">
        <w:t>predicti</w:t>
      </w:r>
      <w:r w:rsidR="00253EBF">
        <w:t>ng long-term weight outcomes. Its</w:t>
      </w:r>
      <w:r w:rsidR="00253EBF" w:rsidRPr="00DE6744">
        <w:t xml:space="preserve"> </w:t>
      </w:r>
      <w:r w:rsidRPr="00DE6744">
        <w:t xml:space="preserve">performance was </w:t>
      </w:r>
      <w:r w:rsidR="00253EBF">
        <w:t xml:space="preserve">evaluated </w:t>
      </w:r>
      <w:r w:rsidRPr="00DE6744">
        <w:t xml:space="preserve">in two independent cohorts, including </w:t>
      </w:r>
      <w:r w:rsidR="00253EBF">
        <w:t>one assessed a median of seven years</w:t>
      </w:r>
      <w:r w:rsidRPr="00DE6744">
        <w:t xml:space="preserve"> post-surg</w:t>
      </w:r>
      <w:r w:rsidR="00253EBF">
        <w:t>ery</w:t>
      </w:r>
      <w:r w:rsidRPr="00DE6744">
        <w:t xml:space="preserve">. </w:t>
      </w:r>
      <w:r w:rsidR="00B63BC5">
        <w:t xml:space="preserve">Genomic </w:t>
      </w:r>
      <w:r w:rsidR="00D47704" w:rsidRPr="00DE6744">
        <w:t xml:space="preserve">analyses </w:t>
      </w:r>
      <w:r w:rsidR="00253EBF">
        <w:t>identified common variants in loci</w:t>
      </w:r>
      <w:r w:rsidRPr="00DE6744">
        <w:t xml:space="preserve"> including </w:t>
      </w:r>
      <w:r w:rsidRPr="00DE6744">
        <w:rPr>
          <w:rStyle w:val="Emphasis"/>
        </w:rPr>
        <w:t>AGXT2</w:t>
      </w:r>
      <w:r w:rsidR="00D47704" w:rsidRPr="00DE6744">
        <w:rPr>
          <w:rStyle w:val="Emphasis"/>
        </w:rPr>
        <w:t xml:space="preserve"> </w:t>
      </w:r>
      <w:r w:rsidR="00D47704" w:rsidRPr="00DE6744">
        <w:rPr>
          <w:rStyle w:val="Emphasis"/>
          <w:i w:val="0"/>
          <w:iCs w:val="0"/>
        </w:rPr>
        <w:t>and</w:t>
      </w:r>
      <w:r w:rsidR="00D47704" w:rsidRPr="00DE6744">
        <w:rPr>
          <w:rStyle w:val="Emphasis"/>
        </w:rPr>
        <w:t xml:space="preserve"> SLC7A5</w:t>
      </w:r>
      <w:r w:rsidR="00253EBF">
        <w:rPr>
          <w:rStyle w:val="Emphasis"/>
          <w:i w:val="0"/>
          <w:iCs w:val="0"/>
        </w:rPr>
        <w:t xml:space="preserve"> associated with key </w:t>
      </w:r>
      <w:proofErr w:type="spellStart"/>
      <w:r w:rsidR="00253EBF">
        <w:rPr>
          <w:rStyle w:val="Emphasis"/>
          <w:i w:val="0"/>
          <w:iCs w:val="0"/>
        </w:rPr>
        <w:t>MetRS</w:t>
      </w:r>
      <w:proofErr w:type="spellEnd"/>
      <w:r w:rsidR="00253EBF">
        <w:rPr>
          <w:rStyle w:val="Emphasis"/>
          <w:i w:val="0"/>
          <w:iCs w:val="0"/>
        </w:rPr>
        <w:t xml:space="preserve"> metabolites</w:t>
      </w:r>
      <w:r w:rsidRPr="00DE6744">
        <w:t xml:space="preserve">, suggesting a heritable component to the observed metabolic signature. </w:t>
      </w:r>
      <w:r w:rsidR="00253EBF">
        <w:t>Together, t</w:t>
      </w:r>
      <w:r w:rsidRPr="00DE6744">
        <w:t xml:space="preserve">hese findings </w:t>
      </w:r>
      <w:r w:rsidR="00253EBF">
        <w:t>lay the groundwork</w:t>
      </w:r>
      <w:r w:rsidR="004C5240">
        <w:t xml:space="preserve"> for</w:t>
      </w:r>
      <w:r w:rsidR="004C5240" w:rsidRPr="00DE6744">
        <w:t xml:space="preserve"> </w:t>
      </w:r>
      <w:r w:rsidRPr="00DE6744">
        <w:t xml:space="preserve">a clinically actionable framework </w:t>
      </w:r>
      <w:r w:rsidR="00253EBF">
        <w:t>to</w:t>
      </w:r>
      <w:r w:rsidRPr="00DE6744">
        <w:t xml:space="preserve"> </w:t>
      </w:r>
      <w:r w:rsidR="00253EBF" w:rsidRPr="00DE6744">
        <w:t>identif</w:t>
      </w:r>
      <w:r w:rsidR="00253EBF">
        <w:t>y</w:t>
      </w:r>
      <w:r w:rsidR="00253EBF" w:rsidRPr="00DE6744">
        <w:t xml:space="preserve"> </w:t>
      </w:r>
      <w:r w:rsidR="00253EBF">
        <w:t>individuals</w:t>
      </w:r>
      <w:r w:rsidRPr="00DE6744">
        <w:t xml:space="preserve"> at risk for weight recidivism and support the integration of metabolic profiling into preoperative assessment for personalized obesity </w:t>
      </w:r>
      <w:r w:rsidR="00253EBF">
        <w:t>care</w:t>
      </w:r>
      <w:r w:rsidRPr="00DE6744">
        <w:t>.</w:t>
      </w:r>
    </w:p>
    <w:p w14:paraId="5C0AAADE" w14:textId="77777777" w:rsidR="00D47704" w:rsidRPr="00DE6744" w:rsidRDefault="00D47704" w:rsidP="00DE6744">
      <w:pPr>
        <w:spacing w:line="480" w:lineRule="auto"/>
      </w:pPr>
    </w:p>
    <w:p w14:paraId="0C54151D" w14:textId="77777777" w:rsidR="00DE6744" w:rsidRDefault="00DE6744">
      <w:r>
        <w:br w:type="page"/>
      </w:r>
    </w:p>
    <w:p w14:paraId="3119D438" w14:textId="42F98E7A" w:rsidR="00DE6744" w:rsidRPr="00427563" w:rsidRDefault="00427563" w:rsidP="00DE6744">
      <w:pPr>
        <w:spacing w:line="480" w:lineRule="auto"/>
        <w:rPr>
          <w:b/>
          <w:bCs/>
          <w:sz w:val="28"/>
          <w:szCs w:val="28"/>
        </w:rPr>
      </w:pPr>
      <w:r w:rsidRPr="00427563">
        <w:rPr>
          <w:b/>
          <w:bCs/>
          <w:sz w:val="28"/>
          <w:szCs w:val="28"/>
        </w:rPr>
        <w:lastRenderedPageBreak/>
        <w:t>Introduction</w:t>
      </w:r>
    </w:p>
    <w:p w14:paraId="4DB3C53C" w14:textId="750A6790" w:rsidR="00960F17" w:rsidRPr="00DE6744" w:rsidRDefault="00960F17" w:rsidP="00BB5D39">
      <w:pPr>
        <w:spacing w:line="480" w:lineRule="auto"/>
      </w:pPr>
      <w:r w:rsidRPr="00DE6744">
        <w:t xml:space="preserve">Obesity and its cardiometabolic complications </w:t>
      </w:r>
      <w:r w:rsidR="00BB5D39">
        <w:t>are a</w:t>
      </w:r>
      <w:r w:rsidRPr="00DE6744">
        <w:t xml:space="preserve"> </w:t>
      </w:r>
      <w:r w:rsidR="00BB5D39">
        <w:t>leading</w:t>
      </w:r>
      <w:r w:rsidRPr="00DE6744">
        <w:t xml:space="preserve"> contributor to </w:t>
      </w:r>
      <w:r w:rsidR="00562962" w:rsidRPr="00DE6744">
        <w:t>global</w:t>
      </w:r>
      <w:r w:rsidRPr="00DE6744">
        <w:t xml:space="preserve"> disease burden. </w:t>
      </w:r>
      <w:r w:rsidR="00562962" w:rsidRPr="00DE6744">
        <w:t>While</w:t>
      </w:r>
      <w:r w:rsidRPr="00DE6744">
        <w:t xml:space="preserve"> emerging pharmacotherapies </w:t>
      </w:r>
      <w:r w:rsidR="00BB5D39">
        <w:t>induce weight loss</w:t>
      </w:r>
      <w:r w:rsidR="00562962" w:rsidRPr="00DE6744">
        <w:t xml:space="preserve">, their benefits </w:t>
      </w:r>
      <w:r w:rsidR="00BB5D39">
        <w:t>often wane</w:t>
      </w:r>
      <w:r w:rsidR="00562962" w:rsidRPr="00DE6744">
        <w:t xml:space="preserve"> </w:t>
      </w:r>
      <w:r w:rsidR="00B74AA7">
        <w:t>upon</w:t>
      </w:r>
      <w:r w:rsidR="00562962" w:rsidRPr="00DE6744">
        <w:t xml:space="preserve"> </w:t>
      </w:r>
      <w:r w:rsidR="00BB5D39">
        <w:t>discontinuation</w:t>
      </w:r>
      <w:r w:rsidR="00CC60F7">
        <w:fldChar w:fldCharType="begin"/>
      </w:r>
      <w:r w:rsidR="00591273">
        <w:instrText xml:space="preserve"> ADDIN EN.CITE &lt;EndNote&gt;&lt;Cite&gt;&lt;Author&gt;Berg&lt;/Author&gt;&lt;Year&gt;2025&lt;/Year&gt;&lt;RecNum&gt;11599&lt;/RecNum&gt;&lt;DisplayText&gt;&lt;style face="superscript"&gt;1&lt;/style&gt;&lt;/DisplayText&gt;&lt;record&gt;&lt;rec-number&gt;11599&lt;/rec-number&gt;&lt;foreign-keys&gt;&lt;key app="EN" db-id="dpd2vxvzbrettiewttmxv505wwsfzatsx2zd" timestamp="1752226075" guid="5d7b716c-0735-4f9f-bd22-c2a322dc1928"&gt;11599&lt;/key&gt;&lt;/foreign-keys&gt;&lt;ref-type name="Journal Article"&gt;17&lt;/ref-type&gt;&lt;contributors&gt;&lt;authors&gt;&lt;author&gt;Berg, S.&lt;/author&gt;&lt;author&gt;Stickle, H.&lt;/author&gt;&lt;author&gt;Rose, S. J.&lt;/author&gt;&lt;author&gt;Nemec, E. C.&lt;/author&gt;&lt;/authors&gt;&lt;/contributors&gt;&lt;auth-address&gt;College of Health Professions, Sacred Heart University, Fairfield, Connecticut, USA.&amp;#xD;Department of Research &amp;amp; Discovery, Stamford Hospital, Stamford, Connecticut, USA.&lt;/auth-address&gt;&lt;titles&gt;&lt;title&gt;Discontinuing glucagon-like peptide-1 receptor agonists and body habitus: A systematic review and meta-analysis&lt;/title&gt;&lt;secondary-title&gt;Obes Rev&lt;/secondary-title&gt;&lt;/titles&gt;&lt;periodical&gt;&lt;full-title&gt;Obes Rev&lt;/full-title&gt;&lt;/periodical&gt;&lt;pages&gt;e13929&lt;/pages&gt;&lt;edition&gt;20250404&lt;/edition&gt;&lt;keywords&gt;&lt;keyword&gt;Glp-1ra&lt;/keyword&gt;&lt;keyword&gt;GLP-1RA discontinuation&lt;/keyword&gt;&lt;keyword&gt;glucagon-like peptide 1 receptor agonist&lt;/keyword&gt;&lt;keyword&gt;obesity&lt;/keyword&gt;&lt;keyword&gt;weight gain&lt;/keyword&gt;&lt;keyword&gt;weight-reducing drugs&lt;/keyword&gt;&lt;/keywords&gt;&lt;dates&gt;&lt;year&gt;2025&lt;/year&gt;&lt;pub-dates&gt;&lt;date&gt;Apr 4&lt;/date&gt;&lt;/pub-dates&gt;&lt;/dates&gt;&lt;isbn&gt;1467-789X (Electronic)&amp;#xD;1467-7881 (Linking)&lt;/isbn&gt;&lt;accession-num&gt;40186344&lt;/accession-num&gt;&lt;urls&gt;&lt;related-urls&gt;&lt;url&gt;https://www.ncbi.nlm.nih.gov/pubmed/40186344&lt;/url&gt;&lt;/related-urls&gt;&lt;/urls&gt;&lt;electronic-resource-num&gt;10.1111/obr.13929&lt;/electronic-resource-num&gt;&lt;remote-database-name&gt;Publisher&lt;/remote-database-name&gt;&lt;remote-database-provider&gt;NLM&lt;/remote-database-provider&gt;&lt;/record&gt;&lt;/Cite&gt;&lt;/EndNote&gt;</w:instrText>
      </w:r>
      <w:r w:rsidR="00CC60F7">
        <w:fldChar w:fldCharType="separate"/>
      </w:r>
      <w:r w:rsidR="00591273" w:rsidRPr="00591273">
        <w:rPr>
          <w:noProof/>
          <w:vertAlign w:val="superscript"/>
        </w:rPr>
        <w:t>1</w:t>
      </w:r>
      <w:r w:rsidR="00CC60F7">
        <w:fldChar w:fldCharType="end"/>
      </w:r>
      <w:r w:rsidR="00562962" w:rsidRPr="00DE6744">
        <w:t>. In contrast,</w:t>
      </w:r>
      <w:r w:rsidRPr="00DE6744">
        <w:t xml:space="preserve"> metabolic and bariatric surgery (MBS) </w:t>
      </w:r>
      <w:r w:rsidR="00BB5D39">
        <w:t>is</w:t>
      </w:r>
      <w:r w:rsidRPr="00DE6744">
        <w:t xml:space="preserve"> the most effective </w:t>
      </w:r>
      <w:r w:rsidR="00BB5D39">
        <w:t>approach</w:t>
      </w:r>
      <w:r w:rsidRPr="00DE6744">
        <w:t xml:space="preserve"> for </w:t>
      </w:r>
      <w:r w:rsidR="00562962" w:rsidRPr="00DE6744">
        <w:t>sustained</w:t>
      </w:r>
      <w:r w:rsidRPr="00DE6744">
        <w:t xml:space="preserve"> weight </w:t>
      </w:r>
      <w:r w:rsidR="00562962" w:rsidRPr="00DE6744">
        <w:t>loss</w:t>
      </w:r>
      <w:r w:rsidRPr="00DE6744">
        <w:t xml:space="preserve"> and obesity-related metabolic dis</w:t>
      </w:r>
      <w:r w:rsidR="00562962" w:rsidRPr="00DE6744">
        <w:t>ease</w:t>
      </w:r>
      <w:r w:rsidR="00B74AA7">
        <w:t xml:space="preserve"> </w:t>
      </w:r>
      <w:r w:rsidR="00B74AA7" w:rsidRPr="00DE6744">
        <w:t>remission</w:t>
      </w:r>
      <w:r w:rsidR="00F95A73" w:rsidRPr="00DE6744">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ZXd0dG14djUwNXd3c2Z6YXRzeDJ6ZCIgdGltZXN0YW1wPSIxNzQ3MzQxMzM0IiBndWlkPSJkZTg3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</w:fldData>
        </w:fldChar>
      </w:r>
      <w:r w:rsidR="00591273">
        <w:instrText xml:space="preserve"> ADDIN EN.CITE </w:instrText>
      </w:r>
      <w:r w:rsidR="00591273">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ZXd0dG14djUwNXd3c2Z6YXRzeDJ6ZCIgdGltZXN0YW1wPSIxNzQ3MzQxMzM0IiBndWlkPSJkZTg3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</w:fldData>
        </w:fldChar>
      </w:r>
      <w:r w:rsidR="00591273">
        <w:instrText xml:space="preserve"> ADDIN EN.CITE.DATA </w:instrText>
      </w:r>
      <w:r w:rsidR="00591273">
        <w:fldChar w:fldCharType="end"/>
      </w:r>
      <w:r w:rsidR="00F95A73" w:rsidRPr="00DE6744">
        <w:fldChar w:fldCharType="separate"/>
      </w:r>
      <w:r w:rsidR="00591273" w:rsidRPr="00591273">
        <w:rPr>
          <w:noProof/>
          <w:vertAlign w:val="superscript"/>
        </w:rPr>
        <w:t>2-4</w:t>
      </w:r>
      <w:r w:rsidR="00F95A73" w:rsidRPr="00DE6744">
        <w:fldChar w:fldCharType="end"/>
      </w:r>
      <w:r w:rsidRPr="00DE6744">
        <w:t xml:space="preserve">. </w:t>
      </w:r>
      <w:r w:rsidR="00562962" w:rsidRPr="00DE6744">
        <w:t>In 2022, approximately 280,000 MBS procedures were performed in the United States</w:t>
      </w:r>
      <w:r w:rsidR="00E26369">
        <w:t xml:space="preserve">, </w:t>
      </w:r>
      <w:r w:rsidR="00562962" w:rsidRPr="00DE6744">
        <w:t>representing 1% of the eligible population</w:t>
      </w:r>
      <w:r w:rsidRPr="00DE6744">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dG14djUwNXd3c2Z6YXRzeDJ6ZCIgdGltZXN0YW1wPSIxNzQ2MjM2NzAyIiBndWlkPSJhOWQ0Yjc1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==
</w:fldData>
        </w:fldChar>
      </w:r>
      <w:r w:rsidR="00591273">
        <w:instrText xml:space="preserve"> ADDIN EN.CITE </w:instrText>
      </w:r>
      <w:r w:rsidR="00591273">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dG14djUwNXd3c2Z6YXRzeDJ6ZCIgdGltZXN0YW1wPSIxNzQ2MjM2NzAyIiBndWlkPSJhOWQ0Yjc1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==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5</w:t>
      </w:r>
      <w:r w:rsidRPr="00DE6744">
        <w:fldChar w:fldCharType="end"/>
      </w:r>
      <w:r w:rsidRPr="00DE6744">
        <w:t xml:space="preserve">. </w:t>
      </w:r>
      <w:r w:rsidR="00562962" w:rsidRPr="00DE6744">
        <w:t xml:space="preserve"> Among </w:t>
      </w:r>
      <w:r w:rsidR="00B74AA7">
        <w:t xml:space="preserve">the </w:t>
      </w:r>
      <w:r w:rsidR="00B22A6E">
        <w:t>available</w:t>
      </w:r>
      <w:r w:rsidR="00F314CC">
        <w:t xml:space="preserve"> </w:t>
      </w:r>
      <w:r w:rsidR="000B3737" w:rsidRPr="00DE6744">
        <w:t>surgical options</w:t>
      </w:r>
      <w:r w:rsidR="00562962" w:rsidRPr="00DE6744">
        <w:t xml:space="preserve">, laparoscopic sleeve gastrectomy is </w:t>
      </w:r>
      <w:r w:rsidR="00B22A6E">
        <w:t>currently</w:t>
      </w:r>
      <w:r w:rsidR="00B22A6E" w:rsidRPr="00DE6744">
        <w:t xml:space="preserve"> </w:t>
      </w:r>
      <w:r w:rsidR="00562962" w:rsidRPr="00DE6744">
        <w:t xml:space="preserve">the </w:t>
      </w:r>
      <w:r w:rsidR="003B19D2" w:rsidRPr="00DE6744">
        <w:t xml:space="preserve">most </w:t>
      </w:r>
      <w:r w:rsidR="00B22A6E">
        <w:t xml:space="preserve">frequently </w:t>
      </w:r>
      <w:r w:rsidR="003B19D2">
        <w:t>performed</w:t>
      </w:r>
      <w:r w:rsidR="00E26369">
        <w:t xml:space="preserve"> procedure</w:t>
      </w:r>
      <w:r w:rsidR="00562962" w:rsidRPr="00DE6744">
        <w:t xml:space="preserve">. </w:t>
      </w:r>
      <w:r w:rsidR="00B74AA7">
        <w:t xml:space="preserve">In observational studies, </w:t>
      </w:r>
      <w:r w:rsidR="00562962" w:rsidRPr="00DE6744">
        <w:t xml:space="preserve">Roux-en-Y gastric bypass (RYGB) </w:t>
      </w:r>
      <w:r w:rsidR="00B74AA7">
        <w:t>has been associated with</w:t>
      </w:r>
      <w:r w:rsidR="00B22A6E">
        <w:t xml:space="preserve"> </w:t>
      </w:r>
      <w:r w:rsidR="00B74AA7">
        <w:t>greater</w:t>
      </w:r>
      <w:r w:rsidR="00562962" w:rsidRPr="00DE6744">
        <w:t xml:space="preserve"> </w:t>
      </w:r>
      <w:r w:rsidR="000B3737" w:rsidRPr="00DE6744">
        <w:t xml:space="preserve">long-term </w:t>
      </w:r>
      <w:r w:rsidR="00562962" w:rsidRPr="00DE6744">
        <w:t xml:space="preserve">weight loss and </w:t>
      </w:r>
      <w:r w:rsidR="00B74AA7">
        <w:t xml:space="preserve">improved </w:t>
      </w:r>
      <w:r w:rsidR="00562962" w:rsidRPr="00DE6744">
        <w:t>cardiometabolic p</w:t>
      </w:r>
      <w:r w:rsidR="000B3737" w:rsidRPr="00DE6744">
        <w:t>rofiles</w:t>
      </w:r>
      <w:r w:rsidRPr="00DE6744">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MDV3d3NmemF0c3gyemQiIHRpbWVzdGFtcD0iMTc0NjIzNzU3MiIgZ3VpZD0iMzU4NTJlOGUtNDJm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</w:fldData>
        </w:fldChar>
      </w:r>
      <w:r w:rsidR="00591273">
        <w:instrText xml:space="preserve"> ADDIN EN.CITE </w:instrText>
      </w:r>
      <w:r w:rsidR="00591273">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MDV3d3NmemF0c3gyemQiIHRpbWVzdGFtcD0iMTc0NjIzNzU3MiIgZ3VpZD0iMzU4NTJlOGUtNDJm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6-8</w:t>
      </w:r>
      <w:r w:rsidRPr="00DE6744">
        <w:fldChar w:fldCharType="end"/>
      </w:r>
      <w:r w:rsidRPr="00DE6744">
        <w:t>.</w:t>
      </w:r>
      <w:r w:rsidR="000B3737" w:rsidRPr="00DE6744">
        <w:t xml:space="preserve"> On average, </w:t>
      </w:r>
      <w:r w:rsidR="00562962" w:rsidRPr="00DE6744">
        <w:t>RYGB</w:t>
      </w:r>
      <w:r w:rsidR="000B3737" w:rsidRPr="00DE6744">
        <w:t xml:space="preserve"> </w:t>
      </w:r>
      <w:r w:rsidR="00B22A6E">
        <w:t>results in</w:t>
      </w:r>
      <w:r w:rsidR="000B3737" w:rsidRPr="00DE6744">
        <w:t xml:space="preserve"> </w:t>
      </w:r>
      <w:r w:rsidR="00562962" w:rsidRPr="00DE6744">
        <w:t xml:space="preserve">a 35–40% reduction in weight, with 70–80% </w:t>
      </w:r>
      <w:r w:rsidR="000B3737" w:rsidRPr="00DE6744">
        <w:t xml:space="preserve">of individuals </w:t>
      </w:r>
      <w:r w:rsidR="00562962" w:rsidRPr="00DE6744">
        <w:t xml:space="preserve">maintaining this loss </w:t>
      </w:r>
      <w:r w:rsidR="000B3737" w:rsidRPr="00DE6744">
        <w:t>≥ 5 years</w:t>
      </w:r>
      <w:r w:rsidR="00562962" w:rsidRPr="00DE6744">
        <w:t xml:space="preserve"> postoperatively</w:t>
      </w:r>
      <w:r w:rsidRPr="00DE6744">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ZXd0dG14djUwNXd3c2Z6YXRzeDJ6ZCIgdGltZXN0YW1wPSIxNzQ2MjM3NTcyIiBndWlkPSIzNTg1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</w:fldData>
        </w:fldChar>
      </w:r>
      <w:r w:rsidR="00591273">
        <w:instrText xml:space="preserve"> ADDIN EN.CITE </w:instrText>
      </w:r>
      <w:r w:rsidR="00591273">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ZXd0dG14djUwNXd3c2Z6YXRzeDJ6ZCIgdGltZXN0YW1wPSIxNzQ2MjM3NTcyIiBndWlkPSIzNTg1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8</w:t>
      </w:r>
      <w:r w:rsidRPr="00DE6744">
        <w:fldChar w:fldCharType="end"/>
      </w:r>
      <w:r w:rsidRPr="00DE6744">
        <w:t xml:space="preserve">. </w:t>
      </w:r>
      <w:r w:rsidR="00B22A6E">
        <w:t>Despite these benefits</w:t>
      </w:r>
      <w:r w:rsidR="00562962" w:rsidRPr="00DE6744">
        <w:t>,</w:t>
      </w:r>
      <w:r w:rsidR="00B22A6E">
        <w:t xml:space="preserve"> </w:t>
      </w:r>
      <w:r w:rsidR="00BB5D39">
        <w:t>outcomes vary</w:t>
      </w:r>
      <w:r w:rsidR="00562962" w:rsidRPr="00DE6744">
        <w:t xml:space="preserve">, </w:t>
      </w:r>
      <w:r w:rsidR="00BB5D39">
        <w:t>with</w:t>
      </w:r>
      <w:r w:rsidR="00B22A6E">
        <w:t xml:space="preserve"> </w:t>
      </w:r>
      <w:r w:rsidR="00BB5D39">
        <w:t>some patients regaining</w:t>
      </w:r>
      <w:r w:rsidR="00B22A6E">
        <w:t xml:space="preserve"> weight </w:t>
      </w:r>
      <w:r w:rsidR="00BB5D39">
        <w:t>to preoperative levels</w:t>
      </w:r>
      <w:r w:rsidRPr="00DE6744">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591273">
        <w:instrText xml:space="preserve"> ADDIN EN.CITE </w:instrText>
      </w:r>
      <w:r w:rsidR="00591273">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9-12</w:t>
      </w:r>
      <w:r w:rsidRPr="00DE6744">
        <w:fldChar w:fldCharType="end"/>
      </w:r>
      <w:r w:rsidRPr="00DE6744">
        <w:t xml:space="preserve">. </w:t>
      </w:r>
      <w:r w:rsidR="000B3737" w:rsidRPr="00DE6744">
        <w:t>Predict</w:t>
      </w:r>
      <w:r w:rsidR="00B22A6E">
        <w:t>ive factors</w:t>
      </w:r>
      <w:r w:rsidR="00562962" w:rsidRPr="00DE6744">
        <w:t xml:space="preserve"> </w:t>
      </w:r>
      <w:r w:rsidR="000B3737" w:rsidRPr="00DE6744">
        <w:t>such as</w:t>
      </w:r>
      <w:r w:rsidR="00562962" w:rsidRPr="00DE6744">
        <w:t xml:space="preserve"> </w:t>
      </w:r>
      <w:r w:rsidRPr="00DE6744">
        <w:t>younger age</w:t>
      </w:r>
      <w:r w:rsidRPr="00DE674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591273">
        <w:instrText xml:space="preserve"> ADDIN EN.CITE </w:instrText>
      </w:r>
      <w:r w:rsidR="00591273">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13</w:t>
      </w:r>
      <w:r w:rsidRPr="00DE6744">
        <w:fldChar w:fldCharType="end"/>
      </w:r>
      <w:r w:rsidRPr="00DE6744">
        <w:t>, white race</w:t>
      </w:r>
      <w:r w:rsidRPr="00DE6744">
        <w:fldChar w:fldCharType="begin"/>
      </w:r>
      <w:r w:rsidR="00591273">
        <w:instrText xml:space="preserve"> ADDIN EN.CITE &lt;EndNote&gt;&lt;Cite&gt;&lt;Author&gt;Admiraal&lt;/Author&gt;&lt;Year&gt;2012&lt;/Year&gt;&lt;RecNum&gt;6658&lt;/RecNum&gt;&lt;DisplayText&gt;&lt;style face="superscript"&gt;14&lt;/style&gt;&lt;/DisplayText&gt;&lt;record&gt;&lt;rec-number&gt;6658&lt;/rec-number&gt;&lt;foreign-keys&gt;&lt;key app="EN" db-id="dpd2vxvzbrettiewttmxv505wwsfzatsx2zd" timestamp="1611613268" guid="025ae329-8c90-4155-a101-51c967ccd616"&gt;6658&lt;/key&gt;&lt;/foreign-keys&gt;&lt;ref-type name="Journal Article"&gt;17&lt;/ref-type&gt;&lt;contributors&gt;&lt;authors&gt;&lt;author&gt;Admiraal, W. M.&lt;/author&gt;&lt;author&gt;Celik, F.&lt;/author&gt;&lt;author&gt;Gerdes, V. E.&lt;/author&gt;&lt;author&gt;Dallal, R. M.&lt;/author&gt;&lt;author&gt;Hoekstra, J. B.&lt;/author&gt;&lt;author&gt;Holleman, F.&lt;/author&gt;&lt;/authors&gt;&lt;/contributors&gt;&lt;auth-address&gt;Department of Internal Medicine, Academic Medical Centre, Amsterdam, the Netherlands. w.m.admiraal@amc.nl&lt;/auth-address&gt;&lt;titles&gt;&lt;title&gt;Ethnic differences in weight loss and diabetes remission after bariatric surgery: a meta-analysis&lt;/title&gt;&lt;secondary-title&gt;Diabetes Care&lt;/secondary-title&gt;&lt;/titles&gt;&lt;periodical&gt;&lt;full-title&gt;Diabetes Care&lt;/full-title&gt;&lt;/periodical&gt;&lt;pages&gt;1951-8&lt;/pages&gt;&lt;volume&gt;35&lt;/volume&gt;&lt;number&gt;9&lt;/number&gt;&lt;edition&gt;2012/08/28&lt;/edition&gt;&lt;keywords&gt;&lt;keyword&gt;African Americans&lt;/keyword&gt;&lt;keyword&gt;*Bariatric Surgery&lt;/keyword&gt;&lt;keyword&gt;Diabetes Mellitus/*ethnology&lt;/keyword&gt;&lt;keyword&gt;European Continental Ancestry Group&lt;/keyword&gt;&lt;keyword&gt;Humans&lt;/keyword&gt;&lt;keyword&gt;Weight Loss/*ethnology&lt;/keyword&gt;&lt;/keywords&gt;&lt;dates&gt;&lt;year&gt;2012&lt;/year&gt;&lt;pub-dates&gt;&lt;date&gt;Sep&lt;/date&gt;&lt;/pub-dates&gt;&lt;/dates&gt;&lt;isbn&gt;1935-5548 (Electronic)&amp;#xD;0149-5992 (Linking)&lt;/isbn&gt;&lt;accession-num&gt;22923683&lt;/accession-num&gt;&lt;urls&gt;&lt;related-urls&gt;&lt;url&gt;https://www.ncbi.nlm.nih.gov/pubmed/22923683&lt;/url&gt;&lt;url&gt;https://www.ncbi.nlm.nih.gov/pmc/articles/PMC3424999/pdf/1951.pdf&lt;/url&gt;&lt;/related-urls&gt;&lt;/urls&gt;&lt;custom2&gt;PMC3424999&lt;/custom2&gt;&lt;electronic-resource-num&gt;10.2337/dc12-0260&lt;/electronic-resource-num&gt;&lt;/record&gt;&lt;/Cite&gt;&lt;/EndNote&gt;</w:instrText>
      </w:r>
      <w:r w:rsidRPr="00DE6744">
        <w:fldChar w:fldCharType="separate"/>
      </w:r>
      <w:r w:rsidR="00591273" w:rsidRPr="00591273">
        <w:rPr>
          <w:noProof/>
          <w:vertAlign w:val="superscript"/>
        </w:rPr>
        <w:t>14</w:t>
      </w:r>
      <w:r w:rsidRPr="00DE6744">
        <w:fldChar w:fldCharType="end"/>
      </w:r>
      <w:r w:rsidRPr="00DE6744">
        <w:t>, preoperative weight loss</w:t>
      </w:r>
      <w:r w:rsidRPr="00DE6744">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591273">
        <w:instrText xml:space="preserve"> ADDIN EN.CITE </w:instrText>
      </w:r>
      <w:r w:rsidR="00591273">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15-17</w:t>
      </w:r>
      <w:r w:rsidRPr="00DE6744">
        <w:fldChar w:fldCharType="end"/>
      </w:r>
      <w:r w:rsidRPr="00DE6744">
        <w:t xml:space="preserve">, behavioral </w:t>
      </w:r>
      <w:r w:rsidR="00B22A6E">
        <w:t>characteristics</w:t>
      </w:r>
      <w:r w:rsidRPr="00DE6744">
        <w:fldChar w:fldCharType="begin"/>
      </w:r>
      <w:r w:rsidR="00591273">
        <w:instrText xml:space="preserve"> ADDIN EN.CITE &lt;EndNote&gt;&lt;Cite&gt;&lt;Author&gt;Kourounis&lt;/Author&gt;&lt;Year&gt;2020&lt;/Year&gt;&lt;RecNum&gt;6731&lt;/RecNum&gt;&lt;DisplayText&gt;&lt;style face="superscript"&gt;18&lt;/style&gt;&lt;/DisplayText&gt;&lt;record&gt;&lt;rec-number&gt;6731&lt;/rec-number&gt;&lt;foreign-keys&gt;&lt;key app="EN" db-id="dpd2vxvzbrettiewttmxv505wwsfzatsx2zd" timestamp="1612276192" guid="ead0eef7-e9b2-4ab7-b317-39d2971a5ef2"&gt;6731&lt;/key&gt;&lt;/foreign-keys&gt;&lt;ref-type name="Journal Article"&gt;17&lt;/ref-type&gt;&lt;contributors&gt;&lt;authors&gt;&lt;author&gt;Kourounis, Georgios&lt;/author&gt;&lt;author&gt;Kong, Chia Yew&lt;/author&gt;&lt;author&gt;Logue, Jennifer&lt;/author&gt;&lt;author&gt;Gibson, Simon&lt;/author&gt;&lt;/authors&gt;&lt;/contributors&gt;&lt;titles&gt;&lt;title&gt;Weight loss in adults following bariatric surgery, a systematic review of preoperative behavioural predictors&lt;/title&gt;&lt;secondary-title&gt;Clinical Obesity&lt;/secondary-title&gt;&lt;/titles&gt;&lt;volume&gt;10&lt;/volume&gt;&lt;number&gt;5&lt;/number&gt;&lt;dates&gt;&lt;year&gt;2020&lt;/year&gt;&lt;/dates&gt;&lt;isbn&gt;1758-8103&amp;#xD;1758-8111&lt;/isbn&gt;&lt;urls&gt;&lt;/urls&gt;&lt;electronic-resource-num&gt;10.1111/cob.12392&lt;/electronic-resource-num&gt;&lt;/record&gt;&lt;/Cite&gt;&lt;/EndNote&gt;</w:instrText>
      </w:r>
      <w:r w:rsidRPr="00DE6744">
        <w:fldChar w:fldCharType="separate"/>
      </w:r>
      <w:r w:rsidR="00591273" w:rsidRPr="00591273">
        <w:rPr>
          <w:noProof/>
          <w:vertAlign w:val="superscript"/>
        </w:rPr>
        <w:t>18</w:t>
      </w:r>
      <w:r w:rsidRPr="00DE6744">
        <w:fldChar w:fldCharType="end"/>
      </w:r>
      <w:r w:rsidRPr="00DE6744">
        <w:t xml:space="preserve">, and </w:t>
      </w:r>
      <w:r w:rsidR="00276A1F">
        <w:t>s</w:t>
      </w:r>
      <w:r w:rsidR="00B22A6E">
        <w:t>elect</w:t>
      </w:r>
      <w:r w:rsidR="00276A1F" w:rsidRPr="00DE6744">
        <w:t xml:space="preserve"> </w:t>
      </w:r>
      <w:r w:rsidRPr="00DE6744">
        <w:t>genetic variants</w:t>
      </w:r>
      <w:r w:rsidRPr="00DE6744">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591273">
        <w:instrText xml:space="preserve"> ADDIN EN.CITE </w:instrText>
      </w:r>
      <w:r w:rsidR="00591273">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12,19</w:t>
      </w:r>
      <w:r w:rsidRPr="00DE6744">
        <w:fldChar w:fldCharType="end"/>
      </w:r>
      <w:r w:rsidR="000B3737" w:rsidRPr="00DE6744">
        <w:t xml:space="preserve">, have been proposed, but no </w:t>
      </w:r>
      <w:r w:rsidR="00B22A6E">
        <w:t xml:space="preserve">clinically </w:t>
      </w:r>
      <w:r w:rsidR="00276A1F">
        <w:t>validated</w:t>
      </w:r>
      <w:r w:rsidR="000B3737" w:rsidRPr="00DE6744">
        <w:t xml:space="preserve"> </w:t>
      </w:r>
      <w:r w:rsidR="00562962" w:rsidRPr="00DE6744">
        <w:t xml:space="preserve">biomarkers </w:t>
      </w:r>
      <w:r w:rsidR="000B3737" w:rsidRPr="00DE6744">
        <w:t xml:space="preserve">currently </w:t>
      </w:r>
      <w:r w:rsidR="00B22A6E">
        <w:t xml:space="preserve">exist to </w:t>
      </w:r>
      <w:r w:rsidR="000B3737" w:rsidRPr="00DE6744">
        <w:t>forecast long-term success</w:t>
      </w:r>
      <w:r w:rsidR="00B22A6E">
        <w:t xml:space="preserve"> following MBS</w:t>
      </w:r>
      <w:r w:rsidRPr="00DE6744">
        <w:t>.</w:t>
      </w:r>
    </w:p>
    <w:p w14:paraId="371E8F01" w14:textId="5B56EA2E" w:rsidR="002D756B" w:rsidRPr="00DE6744" w:rsidRDefault="00960F17" w:rsidP="00DE6744">
      <w:pPr>
        <w:spacing w:before="100" w:beforeAutospacing="1" w:after="100" w:afterAutospacing="1" w:line="480" w:lineRule="auto"/>
      </w:pPr>
      <w:r w:rsidRPr="00DE6744">
        <w:t xml:space="preserve">The human metabolome </w:t>
      </w:r>
      <w:r w:rsidR="000B3737" w:rsidRPr="00DE6744">
        <w:t>captur</w:t>
      </w:r>
      <w:r w:rsidR="00276A1F">
        <w:t>es</w:t>
      </w:r>
      <w:r w:rsidR="000B3737" w:rsidRPr="00DE6744">
        <w:t xml:space="preserve"> </w:t>
      </w:r>
      <w:r w:rsidR="00B22A6E">
        <w:t xml:space="preserve">the </w:t>
      </w:r>
      <w:r w:rsidR="00276A1F">
        <w:t>dynamic</w:t>
      </w:r>
      <w:r w:rsidR="00276A1F" w:rsidRPr="00DE6744">
        <w:t xml:space="preserve"> </w:t>
      </w:r>
      <w:r w:rsidR="00B22A6E">
        <w:t>interplay</w:t>
      </w:r>
      <w:r w:rsidR="00B22A6E" w:rsidRPr="00DE6744">
        <w:t xml:space="preserve"> </w:t>
      </w:r>
      <w:r w:rsidR="00276A1F">
        <w:t>of host genetics</w:t>
      </w:r>
      <w:r w:rsidR="000B3737" w:rsidRPr="00DE6744">
        <w:t>, diet, pharmacolog</w:t>
      </w:r>
      <w:r w:rsidR="00B22A6E">
        <w:t>ic exposures</w:t>
      </w:r>
      <w:r w:rsidR="00276A1F">
        <w:t>,</w:t>
      </w:r>
      <w:r w:rsidR="000B3737" w:rsidRPr="00DE6744">
        <w:t xml:space="preserve"> </w:t>
      </w:r>
      <w:r w:rsidR="002D756B" w:rsidRPr="00DE6744">
        <w:t>and gut microbial activity</w:t>
      </w:r>
      <w:r w:rsidRPr="00DE6744">
        <w:t xml:space="preserve">. Untargeted metabolomics </w:t>
      </w:r>
      <w:r w:rsidR="002D756B" w:rsidRPr="00DE6744">
        <w:t xml:space="preserve">enables comprehensive profiling of </w:t>
      </w:r>
      <w:r w:rsidR="00B22A6E">
        <w:t xml:space="preserve">both </w:t>
      </w:r>
      <w:r w:rsidR="002D756B" w:rsidRPr="00DE6744">
        <w:t xml:space="preserve">known and unannotated metabolites, </w:t>
      </w:r>
      <w:r w:rsidR="00B22A6E">
        <w:t xml:space="preserve">facilitating </w:t>
      </w:r>
      <w:r w:rsidR="00276A1F">
        <w:t xml:space="preserve">biomarker </w:t>
      </w:r>
      <w:r w:rsidR="00276A1F" w:rsidRPr="00DE6744">
        <w:t>discover</w:t>
      </w:r>
      <w:r w:rsidR="00276A1F">
        <w:t>y and</w:t>
      </w:r>
      <w:r w:rsidR="00276A1F" w:rsidRPr="00DE6744">
        <w:t xml:space="preserve"> </w:t>
      </w:r>
      <w:r w:rsidR="002D756B" w:rsidRPr="00DE6744">
        <w:t xml:space="preserve">mechanistic </w:t>
      </w:r>
      <w:r w:rsidR="00276A1F">
        <w:t>insight into</w:t>
      </w:r>
      <w:r w:rsidR="00276A1F" w:rsidRPr="00DE6744">
        <w:t xml:space="preserve"> </w:t>
      </w:r>
      <w:r w:rsidR="002D756B" w:rsidRPr="00DE6744">
        <w:t>obesity</w:t>
      </w:r>
      <w:r w:rsidR="00276A1F">
        <w:t xml:space="preserve">-related </w:t>
      </w:r>
      <w:r w:rsidR="002D756B" w:rsidRPr="00DE6744">
        <w:t>metabolic dysfunction</w:t>
      </w:r>
      <w:r w:rsidRPr="00DE6744">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591273">
        <w:instrText xml:space="preserve"> ADDIN EN.CITE </w:instrText>
      </w:r>
      <w:r w:rsidR="00591273">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20,21</w:t>
      </w:r>
      <w:r w:rsidRPr="00DE6744">
        <w:fldChar w:fldCharType="end"/>
      </w:r>
      <w:r w:rsidRPr="00DE6744">
        <w:t xml:space="preserve">. </w:t>
      </w:r>
      <w:r w:rsidR="00E26369">
        <w:t>S</w:t>
      </w:r>
      <w:r w:rsidR="002D756B" w:rsidRPr="00DE6744">
        <w:t>pecific metabolite signatures</w:t>
      </w:r>
      <w:r w:rsidR="006A1801">
        <w:t xml:space="preserve">, </w:t>
      </w:r>
      <w:r w:rsidR="000B245F">
        <w:t xml:space="preserve">including </w:t>
      </w:r>
      <w:r w:rsidR="002D756B" w:rsidRPr="00DE6744">
        <w:t>branched-chain amino acids (BCAAs), lipid species, and intermediates of central carbon metabolism</w:t>
      </w:r>
      <w:r w:rsidR="006A1801">
        <w:t xml:space="preserve">, </w:t>
      </w:r>
      <w:r w:rsidR="00E26369">
        <w:t xml:space="preserve">have been </w:t>
      </w:r>
      <w:r w:rsidR="00B22A6E">
        <w:t>linked to</w:t>
      </w:r>
      <w:r w:rsidR="002D756B" w:rsidRPr="00DE6744">
        <w:t xml:space="preserve"> obesity, insulin resistance, and type 2 diabetes</w:t>
      </w:r>
      <w:r w:rsidRPr="00DE674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591273">
        <w:instrText xml:space="preserve"> ADDIN EN.CITE </w:instrText>
      </w:r>
      <w:r w:rsidR="00591273">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591273">
        <w:instrText xml:space="preserve"> ADDIN EN.CITE.DATA </w:instrText>
      </w:r>
      <w:r w:rsidR="00591273">
        <w:fldChar w:fldCharType="end"/>
      </w:r>
      <w:r w:rsidRPr="00DE6744">
        <w:fldChar w:fldCharType="separate"/>
      </w:r>
      <w:r w:rsidR="00591273" w:rsidRPr="00591273">
        <w:rPr>
          <w:noProof/>
          <w:vertAlign w:val="superscript"/>
        </w:rPr>
        <w:t>21</w:t>
      </w:r>
      <w:r w:rsidRPr="00DE6744">
        <w:fldChar w:fldCharType="end"/>
      </w:r>
      <w:r w:rsidRPr="00DE6744">
        <w:t xml:space="preserve">. </w:t>
      </w:r>
      <w:r w:rsidR="00B22A6E">
        <w:t>Notably</w:t>
      </w:r>
      <w:r w:rsidR="002D756B" w:rsidRPr="00DE6744">
        <w:t xml:space="preserve">, BCAAs </w:t>
      </w:r>
      <w:r w:rsidR="00B22A6E">
        <w:t xml:space="preserve">and related metabolites show </w:t>
      </w:r>
      <w:r w:rsidR="00276A1F">
        <w:t>distinct</w:t>
      </w:r>
      <w:r w:rsidR="00276A1F" w:rsidRPr="00DE6744">
        <w:t xml:space="preserve"> </w:t>
      </w:r>
      <w:r w:rsidR="00B22A6E">
        <w:t>trajectories following</w:t>
      </w:r>
      <w:r w:rsidR="00B22A6E" w:rsidRPr="00DE6744">
        <w:t xml:space="preserve"> </w:t>
      </w:r>
      <w:r w:rsidR="002D756B" w:rsidRPr="00DE6744">
        <w:t xml:space="preserve">MBS compared to medical </w:t>
      </w:r>
      <w:r w:rsidR="002D756B" w:rsidRPr="00DE6744">
        <w:lastRenderedPageBreak/>
        <w:t xml:space="preserve">weight loss, </w:t>
      </w:r>
      <w:r w:rsidR="00B22A6E">
        <w:t>suggesting</w:t>
      </w:r>
      <w:r w:rsidR="00B22A6E" w:rsidRPr="00DE6744">
        <w:t xml:space="preserve"> </w:t>
      </w:r>
      <w:r w:rsidR="002D756B" w:rsidRPr="00DE6744">
        <w:t>surg</w:t>
      </w:r>
      <w:r w:rsidR="00E26369">
        <w:t>ery</w:t>
      </w:r>
      <w:r w:rsidR="002D756B" w:rsidRPr="00DE6744">
        <w:t>-specific metabolic remodeling</w:t>
      </w:r>
      <w:r w:rsidRPr="00DE6744">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591273">
        <w:rPr>
          <w:color w:val="262626"/>
        </w:rPr>
        <w:instrText xml:space="preserve"> ADDIN EN.CITE </w:instrText>
      </w:r>
      <w:r w:rsidR="00591273">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591273">
        <w:rPr>
          <w:color w:val="262626"/>
        </w:rPr>
        <w:instrText xml:space="preserve"> ADDIN EN.CITE.DATA </w:instrText>
      </w:r>
      <w:r w:rsidR="00591273">
        <w:rPr>
          <w:color w:val="262626"/>
        </w:rPr>
      </w:r>
      <w:r w:rsidR="00591273">
        <w:rPr>
          <w:color w:val="262626"/>
        </w:rPr>
        <w:fldChar w:fldCharType="end"/>
      </w:r>
      <w:r w:rsidRPr="00DE6744">
        <w:rPr>
          <w:color w:val="262626"/>
        </w:rPr>
      </w:r>
      <w:r w:rsidRPr="00DE6744">
        <w:rPr>
          <w:color w:val="262626"/>
        </w:rPr>
        <w:fldChar w:fldCharType="separate"/>
      </w:r>
      <w:r w:rsidR="00591273" w:rsidRPr="00591273">
        <w:rPr>
          <w:noProof/>
          <w:color w:val="262626"/>
          <w:vertAlign w:val="superscript"/>
        </w:rPr>
        <w:t>22-24</w:t>
      </w:r>
      <w:r w:rsidRPr="00DE6744">
        <w:rPr>
          <w:color w:val="262626"/>
        </w:rPr>
        <w:fldChar w:fldCharType="end"/>
      </w:r>
      <w:r w:rsidRPr="00DE6744">
        <w:t xml:space="preserve">. </w:t>
      </w:r>
      <w:r w:rsidR="002D756B" w:rsidRPr="00DE6744">
        <w:t xml:space="preserve">However, </w:t>
      </w:r>
      <w:r w:rsidR="00276A1F">
        <w:t xml:space="preserve">prior studies </w:t>
      </w:r>
      <w:r w:rsidR="00B22A6E">
        <w:t xml:space="preserve">have </w:t>
      </w:r>
      <w:r w:rsidR="00276A1F">
        <w:t>often lacked long-term follow-up</w:t>
      </w:r>
      <w:r w:rsidR="00B22A6E">
        <w:t>, sufficient statistical power,</w:t>
      </w:r>
      <w:r w:rsidR="00276A1F">
        <w:t xml:space="preserve"> </w:t>
      </w:r>
      <w:r w:rsidR="002D756B" w:rsidRPr="00DE6744">
        <w:t xml:space="preserve">or </w:t>
      </w:r>
      <w:r w:rsidR="00B22A6E">
        <w:t>broad</w:t>
      </w:r>
      <w:r w:rsidR="00B22A6E" w:rsidRPr="00DE6744">
        <w:t xml:space="preserve"> </w:t>
      </w:r>
      <w:r w:rsidR="002D756B" w:rsidRPr="00DE6744">
        <w:t xml:space="preserve">metabolite coverage. </w:t>
      </w:r>
    </w:p>
    <w:p w14:paraId="747CFF4B" w14:textId="46C9597A" w:rsidR="00F95A73" w:rsidRDefault="002D756B" w:rsidP="00DE6744">
      <w:pPr>
        <w:spacing w:before="100" w:beforeAutospacing="1" w:after="100" w:afterAutospacing="1" w:line="480" w:lineRule="auto"/>
      </w:pPr>
      <w:r w:rsidRPr="00DE6744">
        <w:t>We hypothesized that untargeted metabolomic</w:t>
      </w:r>
      <w:r w:rsidR="00BB5D39">
        <w:t>s</w:t>
      </w:r>
      <w:r w:rsidR="00E64A6F">
        <w:t xml:space="preserve"> </w:t>
      </w:r>
      <w:r w:rsidR="00EB4A2E">
        <w:t>c</w:t>
      </w:r>
      <w:r w:rsidRPr="00DE6744">
        <w:t xml:space="preserve">ould </w:t>
      </w:r>
      <w:r w:rsidR="00B22A6E">
        <w:t>identify</w:t>
      </w:r>
      <w:r w:rsidR="00B22A6E" w:rsidRPr="00DE6744">
        <w:t xml:space="preserve"> </w:t>
      </w:r>
      <w:r w:rsidR="00E64A6F">
        <w:t xml:space="preserve">metabolites </w:t>
      </w:r>
      <w:r w:rsidRPr="00DE6744">
        <w:t>predicti</w:t>
      </w:r>
      <w:r w:rsidR="00BB5D39">
        <w:t>ng</w:t>
      </w:r>
      <w:r w:rsidRPr="00DE6744">
        <w:t xml:space="preserve"> long-term </w:t>
      </w:r>
      <w:r w:rsidR="00BB5D39">
        <w:t xml:space="preserve">weight </w:t>
      </w:r>
      <w:r w:rsidR="00B22A6E">
        <w:t>outcomes following</w:t>
      </w:r>
      <w:r w:rsidR="00EB4A2E">
        <w:t xml:space="preserve"> </w:t>
      </w:r>
      <w:r w:rsidR="00276A1F">
        <w:t xml:space="preserve">bariatric </w:t>
      </w:r>
      <w:r w:rsidRPr="00DE6744">
        <w:t>surg</w:t>
      </w:r>
      <w:r w:rsidR="00EB4A2E">
        <w:t>ery</w:t>
      </w:r>
      <w:r w:rsidRPr="00DE6744">
        <w:t>. To test this</w:t>
      </w:r>
      <w:r w:rsidR="00427563">
        <w:t xml:space="preserve">, </w:t>
      </w:r>
      <w:r w:rsidRPr="00DE6744">
        <w:t xml:space="preserve">we </w:t>
      </w:r>
      <w:r w:rsidR="007A2E5C">
        <w:t xml:space="preserve">profiled </w:t>
      </w:r>
      <w:r w:rsidR="00427563">
        <w:t xml:space="preserve">pre-surgery </w:t>
      </w:r>
      <w:r w:rsidR="007A2E5C">
        <w:t xml:space="preserve">fasting plasma from a subset of </w:t>
      </w:r>
      <w:r w:rsidR="00427563">
        <w:t xml:space="preserve">individuals </w:t>
      </w:r>
      <w:r w:rsidR="007A2E5C">
        <w:t>who underwent RYGB</w:t>
      </w:r>
      <w:r w:rsidR="00427563">
        <w:t xml:space="preserve"> in</w:t>
      </w:r>
      <w:r w:rsidR="00427563" w:rsidRPr="00DE6744">
        <w:t xml:space="preserve"> the Longitudinal Assessment of Bariatric Surgery (LABS-2) study</w:t>
      </w:r>
      <w:r w:rsidR="00427563" w:rsidRPr="00DE674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591273">
        <w:instrText xml:space="preserve"> ADDIN EN.CITE </w:instrText>
      </w:r>
      <w:r w:rsidR="00591273">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591273">
        <w:instrText xml:space="preserve"> ADDIN EN.CITE.DATA </w:instrText>
      </w:r>
      <w:r w:rsidR="00591273">
        <w:fldChar w:fldCharType="end"/>
      </w:r>
      <w:r w:rsidR="00427563" w:rsidRPr="00DE6744">
        <w:fldChar w:fldCharType="separate"/>
      </w:r>
      <w:r w:rsidR="00591273" w:rsidRPr="00591273">
        <w:rPr>
          <w:noProof/>
          <w:vertAlign w:val="superscript"/>
        </w:rPr>
        <w:t>25-27</w:t>
      </w:r>
      <w:r w:rsidR="00427563" w:rsidRPr="00DE6744">
        <w:fldChar w:fldCharType="end"/>
      </w:r>
      <w:r w:rsidR="00427563">
        <w:t xml:space="preserve">.  </w:t>
      </w:r>
      <w:r w:rsidRPr="00DE6744">
        <w:t>Using a nested case–control design, we compared individuals with sustained weight loss</w:t>
      </w:r>
      <w:r w:rsidR="00E26369">
        <w:t xml:space="preserve"> </w:t>
      </w:r>
      <w:r w:rsidRPr="00DE6744">
        <w:t xml:space="preserve">to those </w:t>
      </w:r>
      <w:r w:rsidR="00276A1F">
        <w:t>with</w:t>
      </w:r>
      <w:r w:rsidRPr="00DE6744">
        <w:t xml:space="preserve"> substantial weight regain. </w:t>
      </w:r>
      <w:r w:rsidR="001D69CE">
        <w:t xml:space="preserve">We then evaluated the relationship </w:t>
      </w:r>
      <w:r w:rsidR="00E26369">
        <w:t>of the prioritized metabolites to obesity phenotype</w:t>
      </w:r>
      <w:r w:rsidRPr="00DE6744">
        <w:t xml:space="preserve"> in</w:t>
      </w:r>
      <w:r w:rsidR="001D69CE">
        <w:t xml:space="preserve"> two external datasets:</w:t>
      </w:r>
      <w:r w:rsidRPr="00DE6744">
        <w:t xml:space="preserve"> </w:t>
      </w:r>
      <w:r w:rsidR="00EB4A2E">
        <w:t>a long-term</w:t>
      </w:r>
      <w:r w:rsidR="00EB4A2E" w:rsidRPr="00DE6744">
        <w:t xml:space="preserve"> </w:t>
      </w:r>
      <w:r w:rsidR="00276A1F">
        <w:t>post-</w:t>
      </w:r>
      <w:r w:rsidRPr="00DE6744">
        <w:t>RYGB</w:t>
      </w:r>
      <w:r w:rsidR="00276A1F">
        <w:t xml:space="preserve"> </w:t>
      </w:r>
      <w:r w:rsidR="001D69CE">
        <w:t xml:space="preserve">clinical </w:t>
      </w:r>
      <w:r w:rsidR="00276A1F">
        <w:t xml:space="preserve">cohort assessed </w:t>
      </w:r>
      <w:r w:rsidR="00EB4A2E">
        <w:t xml:space="preserve">approximately seven </w:t>
      </w:r>
      <w:r w:rsidR="00276A1F">
        <w:t>years after surgery</w:t>
      </w:r>
      <w:r w:rsidR="00CC60F7">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591273">
        <w:instrText xml:space="preserve"> ADDIN EN.CITE </w:instrText>
      </w:r>
      <w:r w:rsidR="00591273">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591273">
        <w:instrText xml:space="preserve"> ADDIN EN.CITE.DATA </w:instrText>
      </w:r>
      <w:r w:rsidR="00591273">
        <w:fldChar w:fldCharType="end"/>
      </w:r>
      <w:r w:rsidR="00CC60F7">
        <w:fldChar w:fldCharType="separate"/>
      </w:r>
      <w:r w:rsidR="00591273" w:rsidRPr="00591273">
        <w:rPr>
          <w:noProof/>
          <w:vertAlign w:val="superscript"/>
        </w:rPr>
        <w:t>28</w:t>
      </w:r>
      <w:r w:rsidR="00CC60F7">
        <w:fldChar w:fldCharType="end"/>
      </w:r>
      <w:r w:rsidRPr="00DE6744">
        <w:t>, and</w:t>
      </w:r>
      <w:r w:rsidR="004C5240">
        <w:t xml:space="preserve"> </w:t>
      </w:r>
      <w:r w:rsidR="00276A1F">
        <w:t>a population-based cohort</w:t>
      </w:r>
      <w:r w:rsidRPr="00DE6744">
        <w:t xml:space="preserve"> </w:t>
      </w:r>
      <w:r w:rsidR="00276A1F">
        <w:t xml:space="preserve">representing </w:t>
      </w:r>
      <w:r w:rsidRPr="00DE6744">
        <w:t xml:space="preserve">extremes of </w:t>
      </w:r>
      <w:r w:rsidR="001D69CE">
        <w:t>BMI</w:t>
      </w:r>
      <w:r w:rsidR="001D69CE">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591273">
        <w:instrText xml:space="preserve"> ADDIN EN.CITE </w:instrText>
      </w:r>
      <w:r w:rsidR="00591273">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591273">
        <w:instrText xml:space="preserve"> ADDIN EN.CITE.DATA </w:instrText>
      </w:r>
      <w:r w:rsidR="00591273">
        <w:fldChar w:fldCharType="end"/>
      </w:r>
      <w:r w:rsidR="001D69CE">
        <w:fldChar w:fldCharType="separate"/>
      </w:r>
      <w:r w:rsidR="00591273" w:rsidRPr="00591273">
        <w:rPr>
          <w:noProof/>
          <w:vertAlign w:val="superscript"/>
        </w:rPr>
        <w:t>29</w:t>
      </w:r>
      <w:r w:rsidR="001D69CE">
        <w:fldChar w:fldCharType="end"/>
      </w:r>
      <w:r w:rsidRPr="00DE6744">
        <w:t xml:space="preserve">. Finally, genome-wide association </w:t>
      </w:r>
      <w:r w:rsidR="00276A1F">
        <w:t xml:space="preserve">analyses in </w:t>
      </w:r>
      <w:r w:rsidR="001D69CE">
        <w:t>an independent</w:t>
      </w:r>
      <w:r w:rsidR="00276A1F">
        <w:t xml:space="preserve"> cohort </w:t>
      </w:r>
      <w:r w:rsidR="00EB4A2E">
        <w:t xml:space="preserve">were used to </w:t>
      </w:r>
      <w:r w:rsidR="001D69CE">
        <w:t xml:space="preserve">examine </w:t>
      </w:r>
      <w:r w:rsidR="00EB4A2E">
        <w:t>the</w:t>
      </w:r>
      <w:r w:rsidR="00276A1F">
        <w:t xml:space="preserve"> </w:t>
      </w:r>
      <w:r w:rsidR="001D69CE">
        <w:t xml:space="preserve">heritable </w:t>
      </w:r>
      <w:r w:rsidR="00EB4A2E">
        <w:t xml:space="preserve">basis </w:t>
      </w:r>
      <w:r w:rsidR="00276A1F">
        <w:t xml:space="preserve">of </w:t>
      </w:r>
      <w:r w:rsidR="00EB4A2E">
        <w:t xml:space="preserve">key metabolites associated with </w:t>
      </w:r>
      <w:r w:rsidR="001D69CE">
        <w:t xml:space="preserve">long-term </w:t>
      </w:r>
      <w:r w:rsidR="00EB4A2E">
        <w:t>surgical outcomes</w:t>
      </w:r>
      <w:r w:rsidRPr="00DE6744">
        <w:t>.</w:t>
      </w:r>
    </w:p>
    <w:p w14:paraId="29053B3A" w14:textId="2FEEF0C5" w:rsidR="007A2E5C" w:rsidRPr="007A2E5C" w:rsidRDefault="007A2E5C" w:rsidP="00DE6744">
      <w:pPr>
        <w:spacing w:before="100" w:beforeAutospacing="1" w:after="100" w:afterAutospacing="1" w:line="480" w:lineRule="auto"/>
        <w:rPr>
          <w:b/>
          <w:bCs/>
          <w:sz w:val="28"/>
          <w:szCs w:val="28"/>
        </w:rPr>
      </w:pPr>
      <w:r w:rsidRPr="007A2E5C">
        <w:rPr>
          <w:b/>
          <w:bCs/>
          <w:sz w:val="28"/>
          <w:szCs w:val="28"/>
        </w:rPr>
        <w:t>Results</w:t>
      </w:r>
    </w:p>
    <w:p w14:paraId="31AFDEF8" w14:textId="5DE8F178" w:rsidR="00C12B8F" w:rsidRPr="00C12B8F" w:rsidRDefault="00C12B8F" w:rsidP="00DE6744">
      <w:pPr>
        <w:spacing w:before="100" w:beforeAutospacing="1" w:after="100" w:afterAutospacing="1" w:line="480" w:lineRule="auto"/>
      </w:pPr>
      <w:r w:rsidRPr="00C12B8F">
        <w:t xml:space="preserve">To </w:t>
      </w:r>
      <w:r w:rsidR="00276A1F">
        <w:t xml:space="preserve">identify clinically meaningful subgroups, </w:t>
      </w:r>
      <w:r w:rsidR="00276A1F" w:rsidRPr="00C12B8F">
        <w:t xml:space="preserve">we applied latent class growth mixture modeling (LCGMM) to </w:t>
      </w:r>
      <w:r w:rsidR="00737785">
        <w:t xml:space="preserve">7-year </w:t>
      </w:r>
      <w:r w:rsidR="00276A1F" w:rsidRPr="00C12B8F">
        <w:t>excess body weight (EBW)</w:t>
      </w:r>
      <w:r w:rsidR="00276A1F">
        <w:t xml:space="preserve"> trajectories </w:t>
      </w:r>
      <w:r w:rsidR="00737785">
        <w:t xml:space="preserve">from </w:t>
      </w:r>
      <w:r w:rsidR="00276A1F">
        <w:t>1,590 LABS-2 participants</w:t>
      </w:r>
      <w:r w:rsidR="00276A1F" w:rsidRPr="00C12B8F">
        <w:t>.</w:t>
      </w:r>
      <w:r w:rsidRPr="00C12B8F">
        <w:t xml:space="preserve"> </w:t>
      </w:r>
      <w:r w:rsidR="0082287C" w:rsidRPr="0082287C">
        <w:t xml:space="preserve">EBW was </w:t>
      </w:r>
      <w:r w:rsidR="00276A1F">
        <w:t>defined</w:t>
      </w:r>
      <w:r w:rsidR="00276A1F" w:rsidRPr="0082287C">
        <w:t xml:space="preserve"> </w:t>
      </w:r>
      <w:r w:rsidR="0082287C" w:rsidRPr="0082287C">
        <w:t xml:space="preserve">as the measured weight </w:t>
      </w:r>
      <w:r w:rsidR="00276A1F">
        <w:t>minus</w:t>
      </w:r>
      <w:r w:rsidR="00276A1F" w:rsidRPr="0082287C">
        <w:t xml:space="preserve"> </w:t>
      </w:r>
      <w:r w:rsidR="0082287C" w:rsidRPr="0082287C">
        <w:t xml:space="preserve">ideal body weight corresponding to BMI </w:t>
      </w:r>
      <w:r w:rsidR="00276A1F">
        <w:t>of</w:t>
      </w:r>
      <w:r w:rsidR="00276A1F" w:rsidRPr="0082287C">
        <w:t xml:space="preserve"> </w:t>
      </w:r>
      <w:r w:rsidR="0082287C" w:rsidRPr="0082287C">
        <w:t>25 kg/m²</w:t>
      </w:r>
      <w:r w:rsidR="007A2E5C">
        <w:t xml:space="preserve">, </w:t>
      </w:r>
      <w:r w:rsidR="00546E8F">
        <w:t>a standardized metric for reporting bariatric surgery outcomes</w:t>
      </w:r>
      <w:r w:rsidR="00546E8F">
        <w:fldChar w:fldCharType="begin">
          <w:fldData xml:space="preserve">PEVuZE5vdGU+PENpdGU+PEF1dGhvcj5CcmV0aGF1ZXI8L0F1dGhvcj48WWVhcj4yMDE1PC9ZZWFy
PjxSZWNOdW0+MTE4ODA8L1JlY051bT48RGlzcGxheVRleHQ+PHN0eWxlIGZhY2U9InN1cGVyc2Ny
aXB0Ij4zMDwvc3R5bGU+PC9EaXNwbGF5VGV4dD48cmVjb3JkPjxyZWMtbnVtYmVyPjExODgwPC9y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591273">
        <w:instrText xml:space="preserve"> ADDIN EN.CITE </w:instrText>
      </w:r>
      <w:r w:rsidR="00591273">
        <w:fldChar w:fldCharType="begin">
          <w:fldData xml:space="preserve">PEVuZE5vdGU+PENpdGU+PEF1dGhvcj5CcmV0aGF1ZXI8L0F1dGhvcj48WWVhcj4yMDE1PC9ZZWFy
PjxSZWNOdW0+MTE4ODA8L1JlY051bT48RGlzcGxheVRleHQ+PHN0eWxlIGZhY2U9InN1cGVyc2Ny
aXB0Ij4zMDwvc3R5bGU+PC9EaXNwbGF5VGV4dD48cmVjb3JkPjxyZWMtbnVtYmVyPjExODgwPC9y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591273">
        <w:instrText xml:space="preserve"> ADDIN EN.CITE.DATA </w:instrText>
      </w:r>
      <w:r w:rsidR="00591273">
        <w:fldChar w:fldCharType="end"/>
      </w:r>
      <w:r w:rsidR="00546E8F">
        <w:fldChar w:fldCharType="separate"/>
      </w:r>
      <w:r w:rsidR="00591273" w:rsidRPr="00591273">
        <w:rPr>
          <w:noProof/>
          <w:vertAlign w:val="superscript"/>
        </w:rPr>
        <w:t>30</w:t>
      </w:r>
      <w:r w:rsidR="00546E8F">
        <w:fldChar w:fldCharType="end"/>
      </w:r>
      <w:r w:rsidR="00546E8F">
        <w:t xml:space="preserve"> and</w:t>
      </w:r>
      <w:r w:rsidR="007A2E5C">
        <w:t xml:space="preserve"> previously used in LABS-2 study</w:t>
      </w:r>
      <w:r w:rsidR="00546E8F">
        <w:fldChar w:fldCharType="begin">
          <w:fldData xml:space="preserve">PEVuZE5vdGU+PENpdGU+PEF1dGhvcj5Db3VyY291bGFzPC9BdXRob3I+PFllYXI+MjAxODwvWWVh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</w:fldData>
        </w:fldChar>
      </w:r>
      <w:r w:rsidR="00591273">
        <w:instrText xml:space="preserve"> ADDIN EN.CITE </w:instrText>
      </w:r>
      <w:r w:rsidR="00591273">
        <w:fldChar w:fldCharType="begin">
          <w:fldData xml:space="preserve">PEVuZE5vdGU+PENpdGU+PEF1dGhvcj5Db3VyY291bGFzPC9BdXRob3I+PFllYXI+MjAxODwvWWVh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</w:fldData>
        </w:fldChar>
      </w:r>
      <w:r w:rsidR="00591273">
        <w:instrText xml:space="preserve"> ADDIN EN.CITE.DATA </w:instrText>
      </w:r>
      <w:r w:rsidR="00591273">
        <w:fldChar w:fldCharType="end"/>
      </w:r>
      <w:r w:rsidR="00546E8F">
        <w:fldChar w:fldCharType="separate"/>
      </w:r>
      <w:r w:rsidR="00591273" w:rsidRPr="00591273">
        <w:rPr>
          <w:noProof/>
          <w:vertAlign w:val="superscript"/>
        </w:rPr>
        <w:t>26</w:t>
      </w:r>
      <w:r w:rsidR="00546E8F">
        <w:fldChar w:fldCharType="end"/>
      </w:r>
      <w:r w:rsidR="00E26369">
        <w:t xml:space="preserve">.  </w:t>
      </w:r>
      <w:r w:rsidR="00276A1F">
        <w:t>T</w:t>
      </w:r>
      <w:r w:rsidRPr="00C12B8F">
        <w:t xml:space="preserve">hree </w:t>
      </w:r>
      <w:r w:rsidR="00737785">
        <w:t xml:space="preserve">latent trajectory </w:t>
      </w:r>
      <w:r w:rsidR="00276A1F">
        <w:t>classes emerged</w:t>
      </w:r>
      <w:r w:rsidRPr="00C12B8F">
        <w:t xml:space="preserve">: Class 1 (n = 100, 6.3%) </w:t>
      </w:r>
      <w:r w:rsidR="00276A1F">
        <w:t>showed</w:t>
      </w:r>
      <w:r w:rsidRPr="00C12B8F">
        <w:t xml:space="preserve"> </w:t>
      </w:r>
      <w:r w:rsidR="00737785">
        <w:t>modest</w:t>
      </w:r>
      <w:r w:rsidR="00737785" w:rsidRPr="00C12B8F">
        <w:t xml:space="preserve"> </w:t>
      </w:r>
      <w:r w:rsidRPr="00C12B8F">
        <w:t xml:space="preserve">initial weight loss followed by </w:t>
      </w:r>
      <w:r w:rsidR="00256E51" w:rsidRPr="00C12B8F">
        <w:t>regain</w:t>
      </w:r>
      <w:r w:rsidR="00256E51">
        <w:t xml:space="preserve">; </w:t>
      </w:r>
      <w:r w:rsidR="00256E51" w:rsidRPr="00C12B8F">
        <w:t>Class</w:t>
      </w:r>
      <w:r w:rsidRPr="00C12B8F">
        <w:t xml:space="preserve"> 2 (n = 108, 6.8%) </w:t>
      </w:r>
      <w:r w:rsidR="00737785">
        <w:t>achieved and maintained</w:t>
      </w:r>
      <w:r w:rsidR="00737785" w:rsidRPr="00C12B8F">
        <w:t xml:space="preserve"> </w:t>
      </w:r>
      <w:r w:rsidRPr="00C12B8F">
        <w:t>sustained weight loss</w:t>
      </w:r>
      <w:r w:rsidR="00276A1F">
        <w:t>;</w:t>
      </w:r>
      <w:r w:rsidRPr="00C12B8F">
        <w:t xml:space="preserve"> and Class 3 (n = 1,382, 86.9%) </w:t>
      </w:r>
      <w:r w:rsidR="004C5240">
        <w:t xml:space="preserve">had lower </w:t>
      </w:r>
      <w:r w:rsidR="00737785">
        <w:t>baseline</w:t>
      </w:r>
      <w:r w:rsidR="004C5240">
        <w:t xml:space="preserve"> EBW </w:t>
      </w:r>
      <w:r w:rsidR="00737785">
        <w:t>and</w:t>
      </w:r>
      <w:r w:rsidR="00276A1F" w:rsidRPr="00C12B8F">
        <w:t xml:space="preserve"> </w:t>
      </w:r>
      <w:r w:rsidRPr="00C12B8F">
        <w:t>modest</w:t>
      </w:r>
      <w:r w:rsidR="00737785">
        <w:t xml:space="preserve">, </w:t>
      </w:r>
      <w:r w:rsidR="005C1731">
        <w:t xml:space="preserve">sustained </w:t>
      </w:r>
      <w:r w:rsidRPr="00C12B8F">
        <w:t>weight loss. Baseline EBW was comparable between Class</w:t>
      </w:r>
      <w:r w:rsidR="00276A1F">
        <w:t>es</w:t>
      </w:r>
      <w:r w:rsidRPr="00C12B8F">
        <w:t xml:space="preserve"> 1 and 2 (101.0 ± 19.2 kg vs. 105.5 ± 17.8 kg, p = 0.09), but </w:t>
      </w:r>
      <w:r w:rsidR="00737785">
        <w:t xml:space="preserve">significantly </w:t>
      </w:r>
      <w:r w:rsidRPr="00C12B8F">
        <w:t xml:space="preserve">lower in Class 3 (58.1 ± 15.5 kg, p &lt; 0.001). </w:t>
      </w:r>
      <w:r w:rsidR="00737785">
        <w:t xml:space="preserve">By </w:t>
      </w:r>
      <w:r w:rsidR="00737785">
        <w:lastRenderedPageBreak/>
        <w:t>year five, w</w:t>
      </w:r>
      <w:r w:rsidR="00276A1F">
        <w:t xml:space="preserve">eight divergence became </w:t>
      </w:r>
      <w:r w:rsidR="00737785">
        <w:t>pronounced</w:t>
      </w:r>
      <w:r w:rsidR="00276A1F">
        <w:t xml:space="preserve">: </w:t>
      </w:r>
      <w:r w:rsidRPr="00C12B8F">
        <w:t xml:space="preserve">Class 1 regained 16.1 ± 12.9 kg, Class 2 </w:t>
      </w:r>
      <w:r w:rsidR="00737785">
        <w:t>continued to lose weight</w:t>
      </w:r>
      <w:r w:rsidRPr="00C12B8F">
        <w:t xml:space="preserve"> </w:t>
      </w:r>
      <w:r w:rsidR="00737785">
        <w:t>(–</w:t>
      </w:r>
      <w:r w:rsidRPr="00C12B8F">
        <w:t>14.0 ± 12.9 kg</w:t>
      </w:r>
      <w:r w:rsidR="00737785">
        <w:t>)</w:t>
      </w:r>
      <w:r w:rsidRPr="00C12B8F">
        <w:t xml:space="preserve">, and Class 3 </w:t>
      </w:r>
      <w:r w:rsidR="00737785">
        <w:t>experienced</w:t>
      </w:r>
      <w:r w:rsidR="00737785" w:rsidRPr="00C12B8F">
        <w:t xml:space="preserve"> </w:t>
      </w:r>
      <w:r w:rsidRPr="00C12B8F">
        <w:t xml:space="preserve">partial regain (6.5 ± 10.8 kg) (Fig. </w:t>
      </w:r>
      <w:r w:rsidR="00CC60F7" w:rsidRPr="00C12B8F">
        <w:t>1</w:t>
      </w:r>
      <w:r w:rsidR="00CC60F7">
        <w:t xml:space="preserve">a </w:t>
      </w:r>
      <w:r w:rsidR="0072535D">
        <w:t xml:space="preserve">and </w:t>
      </w:r>
      <w:del w:id="0" w:author="Thaker, Vidhu V." w:date="2026-03-23T04:13:00Z" w16du:dateUtc="2026-03-23T08:13:00Z">
        <w:r w:rsidR="0072535D" w:rsidDel="006A1801">
          <w:delText xml:space="preserve">Extended </w:delText>
        </w:r>
        <w:r w:rsidR="00737785" w:rsidDel="006A1801">
          <w:delText>Data</w:delText>
        </w:r>
      </w:del>
      <w:ins w:id="1" w:author="Thaker, Vidhu V." w:date="2026-03-23T04:13:00Z" w16du:dateUtc="2026-03-23T08:13:00Z">
        <w:r w:rsidR="006A1801">
          <w:t>Supplemental</w:t>
        </w:r>
      </w:ins>
      <w:r w:rsidR="00737785">
        <w:t xml:space="preserve"> </w:t>
      </w:r>
      <w:r w:rsidR="0072535D">
        <w:t>Fig. 1</w:t>
      </w:r>
      <w:r w:rsidRPr="00C12B8F">
        <w:t>).</w:t>
      </w:r>
      <w:r w:rsidR="001B0633">
        <w:t xml:space="preserve"> Class 3 was excluded from </w:t>
      </w:r>
      <w:r w:rsidR="00546E8F">
        <w:t>the metabolomic analysis for two reasons</w:t>
      </w:r>
      <w:r w:rsidR="001B0633">
        <w:t>.</w:t>
      </w:r>
      <w:r w:rsidR="00546E8F">
        <w:t xml:space="preserve"> First, its substantially lower baseline EBW (58.1 ± 15.5 kg vs. ~103 kg in Classes 1 and 2) means that metabolite differences between Class 3 and either comparison group would be dominated by baseline adiposity rather than by features predictive of divergent weight trajectories. Second, metabolomic profiling was limited to the extreme-phenotype subset by design, as described below.</w:t>
      </w:r>
    </w:p>
    <w:p w14:paraId="430992A1" w14:textId="793A4F65" w:rsidR="00C12B8F" w:rsidRPr="00C12B8F" w:rsidRDefault="00546E8F" w:rsidP="00DE6744">
      <w:pPr>
        <w:spacing w:before="100" w:beforeAutospacing="1" w:after="100" w:afterAutospacing="1" w:line="480" w:lineRule="auto"/>
      </w:pPr>
      <w:r>
        <w:t>As a pilot biomarker discovery study, we employed an extreme-phenotype sampling design, restricting untargeted metabolomic profiling to individuals at the tails of the long-term weight trajectory distribution. This approach, well-established in biomarker discovery and genetic epidemiology</w:t>
      </w:r>
      <w:r w:rsidR="007849F2">
        <w:fldChar w:fldCharType="begin">
          <w:fldData xml:space="preserve">PEVuZE5vdGU+PENpdGU+PEF1dGhvcj5MaTwvQXV0aG9yPjxZZWFyPjIwMTE8L1llYXI+PFJlY051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</w:fldData>
        </w:fldChar>
      </w:r>
      <w:r w:rsidR="007849F2">
        <w:instrText xml:space="preserve"> ADDIN EN.CITE </w:instrText>
      </w:r>
      <w:r w:rsidR="007849F2">
        <w:fldChar w:fldCharType="begin">
          <w:fldData xml:space="preserve">PEVuZE5vdGU+PENpdGU+PEF1dGhvcj5MaTwvQXV0aG9yPjxZZWFyPjIwMTE8L1llYXI+PFJlY051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</w:fldData>
        </w:fldChar>
      </w:r>
      <w:r w:rsidR="007849F2">
        <w:instrText xml:space="preserve"> ADDIN EN.CITE.DATA </w:instrText>
      </w:r>
      <w:r w:rsidR="007849F2">
        <w:fldChar w:fldCharType="end"/>
      </w:r>
      <w:r w:rsidR="007849F2">
        <w:fldChar w:fldCharType="separate"/>
      </w:r>
      <w:r w:rsidR="007849F2" w:rsidRPr="007849F2">
        <w:rPr>
          <w:noProof/>
          <w:vertAlign w:val="superscript"/>
        </w:rPr>
        <w:t>31,32</w:t>
      </w:r>
      <w:r w:rsidR="007849F2">
        <w:fldChar w:fldCharType="end"/>
      </w:r>
      <w:r>
        <w:t xml:space="preserve">, enhances statistical power to detect metabolite associations by maximizing phenotypic contrast between groups, particularly when profiling costs preclude whole-cohort analysis. </w:t>
      </w:r>
      <w:r w:rsidR="00755809">
        <w:t>From the two trajectory classes with comparable baseline EBW (Classes 1 and 2)</w:t>
      </w:r>
      <w:r w:rsidR="00737785">
        <w:t>, w</w:t>
      </w:r>
      <w:r w:rsidR="00C12B8F" w:rsidRPr="00C12B8F">
        <w:t xml:space="preserve">e selected 80 individuals </w:t>
      </w:r>
      <w:r w:rsidR="00755809">
        <w:t>with</w:t>
      </w:r>
      <w:r w:rsidR="00C12B8F" w:rsidRPr="00C12B8F">
        <w:t xml:space="preserve"> sustained weight loss </w:t>
      </w:r>
      <w:r w:rsidR="007C7D39">
        <w:t xml:space="preserve">and </w:t>
      </w:r>
      <w:r w:rsidR="00C12B8F" w:rsidRPr="00C12B8F">
        <w:t xml:space="preserve">matched </w:t>
      </w:r>
      <w:r w:rsidR="00755809">
        <w:t xml:space="preserve">them </w:t>
      </w:r>
      <w:r w:rsidR="00737785">
        <w:t xml:space="preserve">1:1 </w:t>
      </w:r>
      <w:r w:rsidR="00C12B8F" w:rsidRPr="00C12B8F">
        <w:t xml:space="preserve">to </w:t>
      </w:r>
      <w:r w:rsidR="00755809">
        <w:t xml:space="preserve">80 </w:t>
      </w:r>
      <w:r w:rsidR="00737785">
        <w:t>individuals</w:t>
      </w:r>
      <w:r w:rsidR="00737785" w:rsidRPr="00C12B8F">
        <w:t xml:space="preserve"> </w:t>
      </w:r>
      <w:r w:rsidR="00755809">
        <w:t>with</w:t>
      </w:r>
      <w:r w:rsidR="00C12B8F" w:rsidRPr="00C12B8F">
        <w:t xml:space="preserve"> weight regain using propensity scores </w:t>
      </w:r>
      <w:r w:rsidR="00737785">
        <w:t xml:space="preserve">based on </w:t>
      </w:r>
      <w:r w:rsidR="00C12B8F" w:rsidRPr="00C12B8F">
        <w:t>baseline BMI, age, sex, race, and renal function</w:t>
      </w:r>
      <w:r w:rsidR="00C12B8F" w:rsidRPr="00DE6744">
        <w:t xml:space="preserve"> (Fig. 1</w:t>
      </w:r>
      <w:r w:rsidR="00865059">
        <w:t>b</w:t>
      </w:r>
      <w:r w:rsidR="0072535D">
        <w:t xml:space="preserve"> and </w:t>
      </w:r>
      <w:r w:rsidR="00755809">
        <w:t>Supplemental</w:t>
      </w:r>
      <w:r w:rsidR="00737785">
        <w:t xml:space="preserve"> </w:t>
      </w:r>
      <w:r w:rsidR="0072535D">
        <w:t>Fig. 2</w:t>
      </w:r>
      <w:r w:rsidR="00C12B8F" w:rsidRPr="00DE6744">
        <w:t>)</w:t>
      </w:r>
      <w:r w:rsidR="00C12B8F" w:rsidRPr="00C12B8F">
        <w:t xml:space="preserve">. </w:t>
      </w:r>
      <w:r w:rsidR="00737785">
        <w:t>Baseline c</w:t>
      </w:r>
      <w:r w:rsidR="00737785" w:rsidRPr="00C12B8F">
        <w:t xml:space="preserve">linical </w:t>
      </w:r>
      <w:r w:rsidR="00737785">
        <w:t xml:space="preserve">and biochemical </w:t>
      </w:r>
      <w:r w:rsidR="00276A1F">
        <w:t>measures</w:t>
      </w:r>
      <w:r w:rsidR="006A1801">
        <w:t xml:space="preserve">, </w:t>
      </w:r>
      <w:r w:rsidR="00C12B8F" w:rsidRPr="00C12B8F">
        <w:t xml:space="preserve">including fasting glucose, insulin, </w:t>
      </w:r>
      <w:r w:rsidR="00276A1F">
        <w:t xml:space="preserve">lipids, </w:t>
      </w:r>
      <w:r w:rsidR="00C12B8F" w:rsidRPr="00C12B8F">
        <w:t>ghrelin, leptin, and inflammatory markers</w:t>
      </w:r>
      <w:r w:rsidR="006A1801">
        <w:t xml:space="preserve">, </w:t>
      </w:r>
      <w:r w:rsidR="00C12B8F" w:rsidRPr="00C12B8F">
        <w:t xml:space="preserve">were </w:t>
      </w:r>
      <w:r w:rsidR="008521F4">
        <w:t>similar</w:t>
      </w:r>
      <w:r w:rsidR="00FE756B" w:rsidRPr="00C12B8F">
        <w:t xml:space="preserve"> </w:t>
      </w:r>
      <w:r w:rsidR="00C12B8F" w:rsidRPr="00C12B8F">
        <w:t>between groups (</w:t>
      </w:r>
      <w:r w:rsidR="00755809">
        <w:t>Supplemental</w:t>
      </w:r>
      <w:r w:rsidR="00737785" w:rsidRPr="00DE6744">
        <w:t xml:space="preserve"> </w:t>
      </w:r>
      <w:r w:rsidR="00E26369">
        <w:t>Table</w:t>
      </w:r>
      <w:r w:rsidR="00C12B8F" w:rsidRPr="00DE6744">
        <w:t xml:space="preserve"> 1</w:t>
      </w:r>
      <w:r w:rsidR="00C12B8F" w:rsidRPr="00C12B8F">
        <w:t xml:space="preserve">). </w:t>
      </w:r>
      <w:r w:rsidR="00C12B8F" w:rsidRPr="00CC60F7">
        <w:t xml:space="preserve">Weight trajectories </w:t>
      </w:r>
      <w:r w:rsidR="00737785">
        <w:t>were</w:t>
      </w:r>
      <w:r w:rsidR="00737785" w:rsidRPr="00CC60F7">
        <w:t xml:space="preserve"> </w:t>
      </w:r>
      <w:r w:rsidR="00C12B8F" w:rsidRPr="00CC60F7">
        <w:t xml:space="preserve">not </w:t>
      </w:r>
      <w:r w:rsidR="00737785">
        <w:t>influenced</w:t>
      </w:r>
      <w:r w:rsidR="00737785" w:rsidRPr="00CC60F7">
        <w:t xml:space="preserve"> </w:t>
      </w:r>
      <w:r w:rsidR="00C12B8F" w:rsidRPr="00CC60F7">
        <w:t>by sex or surgical center</w:t>
      </w:r>
      <w:r w:rsidR="00C12B8F" w:rsidRPr="00C12B8F">
        <w:t xml:space="preserve"> (</w:t>
      </w:r>
      <w:r w:rsidR="00755809">
        <w:t>Supplemental</w:t>
      </w:r>
      <w:r w:rsidR="00737785" w:rsidRPr="00C12B8F">
        <w:t xml:space="preserve"> </w:t>
      </w:r>
      <w:r w:rsidR="00C12B8F" w:rsidRPr="00C12B8F">
        <w:t xml:space="preserve">Fig. </w:t>
      </w:r>
      <w:r w:rsidR="0072535D">
        <w:t>3</w:t>
      </w:r>
      <w:r w:rsidR="00C12B8F" w:rsidRPr="00C12B8F">
        <w:t>).</w:t>
      </w:r>
    </w:p>
    <w:p w14:paraId="6B15A10F" w14:textId="7DC755E4" w:rsidR="00512F80" w:rsidRPr="00DE6744" w:rsidRDefault="00C12B8F" w:rsidP="00DE6744">
      <w:pPr>
        <w:spacing w:before="100" w:beforeAutospacing="1" w:after="100" w:afterAutospacing="1" w:line="480" w:lineRule="auto"/>
      </w:pPr>
      <w:r w:rsidRPr="00DE6744">
        <w:t xml:space="preserve">To </w:t>
      </w:r>
      <w:r w:rsidR="00737785">
        <w:t xml:space="preserve">capture the </w:t>
      </w:r>
      <w:r w:rsidR="008521F4">
        <w:t>non-linear</w:t>
      </w:r>
      <w:r w:rsidR="00CC60F7">
        <w:t xml:space="preserve"> </w:t>
      </w:r>
      <w:r w:rsidR="00737785">
        <w:t xml:space="preserve">dynamics of </w:t>
      </w:r>
      <w:r w:rsidR="008521F4">
        <w:t>weight change</w:t>
      </w:r>
      <w:r w:rsidRPr="00DE6744">
        <w:t xml:space="preserve">, we </w:t>
      </w:r>
      <w:r w:rsidR="00737785">
        <w:t>modeled EBW using</w:t>
      </w:r>
      <w:r w:rsidR="00737785" w:rsidRPr="00DE6744">
        <w:t xml:space="preserve"> </w:t>
      </w:r>
      <w:r w:rsidRPr="00DE6744">
        <w:t xml:space="preserve">a broken-stick linear mixed-effects model </w:t>
      </w:r>
      <w:r w:rsidR="001B0633">
        <w:t xml:space="preserve">with </w:t>
      </w:r>
      <w:r w:rsidRPr="00DE6744">
        <w:t xml:space="preserve">knots at 6, 12, and 24 months. This spline-based approach </w:t>
      </w:r>
      <w:r w:rsidR="001B0633">
        <w:lastRenderedPageBreak/>
        <w:t>substantially</w:t>
      </w:r>
      <w:r w:rsidR="001B0633" w:rsidRPr="00DE6744">
        <w:t xml:space="preserve"> </w:t>
      </w:r>
      <w:r w:rsidRPr="00DE6744">
        <w:t xml:space="preserve">improved model fit </w:t>
      </w:r>
      <w:r w:rsidR="001B0633">
        <w:t>relative to</w:t>
      </w:r>
      <w:r w:rsidR="001B0633" w:rsidRPr="00DE6744">
        <w:t xml:space="preserve"> </w:t>
      </w:r>
      <w:r w:rsidR="00D428A6">
        <w:t>linear</w:t>
      </w:r>
      <w:r w:rsidRPr="00DE6744">
        <w:t xml:space="preserve"> regression (R² = 0.98 vs. 0.58</w:t>
      </w:r>
      <w:r w:rsidR="00E26369">
        <w:t>, Fig</w:t>
      </w:r>
      <w:r w:rsidR="00755809">
        <w:t>.</w:t>
      </w:r>
      <w:r w:rsidR="00E26369">
        <w:t xml:space="preserve"> 1 </w:t>
      </w:r>
      <w:r w:rsidR="00865059">
        <w:t>c</w:t>
      </w:r>
      <w:r w:rsidR="00E26369">
        <w:t>-</w:t>
      </w:r>
      <w:r w:rsidR="00865059">
        <w:t>e</w:t>
      </w:r>
      <w:r w:rsidRPr="00DE6744">
        <w:t>)</w:t>
      </w:r>
      <w:r w:rsidR="00276A1F">
        <w:t xml:space="preserve">, </w:t>
      </w:r>
      <w:r w:rsidR="001B0633">
        <w:t>enabling interpolation across follow-up visits and consistent weight trajector</w:t>
      </w:r>
      <w:r w:rsidR="00D428A6">
        <w:t>y estimation</w:t>
      </w:r>
      <w:r w:rsidR="001B0633">
        <w:t xml:space="preserve">. At year five, model-derived mean EBW </w:t>
      </w:r>
      <w:r w:rsidRPr="00DE6744">
        <w:t xml:space="preserve">was 72.4 ± 15.2 kg (69.8% of baseline) in the </w:t>
      </w:r>
      <w:r w:rsidR="00103E23">
        <w:t>weight regain</w:t>
      </w:r>
      <w:r w:rsidRPr="00DE6744">
        <w:t xml:space="preserve"> group</w:t>
      </w:r>
      <w:r w:rsidR="00276A1F">
        <w:t xml:space="preserve"> </w:t>
      </w:r>
      <w:r w:rsidR="001B0633">
        <w:t>compared to</w:t>
      </w:r>
      <w:r w:rsidR="001B0633" w:rsidRPr="00DE6744">
        <w:t xml:space="preserve"> </w:t>
      </w:r>
      <w:r w:rsidRPr="00DE6744">
        <w:t xml:space="preserve">29.1 ± 20.8 kg (27.0% of baseline) in the </w:t>
      </w:r>
      <w:r w:rsidR="00103E23">
        <w:t>sustained weight loss</w:t>
      </w:r>
      <w:r w:rsidRPr="00DE6744">
        <w:t xml:space="preserve"> group. </w:t>
      </w:r>
    </w:p>
    <w:p w14:paraId="388A6140" w14:textId="5B565621" w:rsidR="00512F80" w:rsidRPr="00512F80" w:rsidRDefault="00841C3A" w:rsidP="00DE6744">
      <w:pPr>
        <w:spacing w:before="100" w:beforeAutospacing="1" w:after="100" w:afterAutospacing="1" w:line="480" w:lineRule="auto"/>
      </w:pPr>
      <w:r>
        <w:t>U</w:t>
      </w:r>
      <w:r w:rsidRPr="00512F80">
        <w:t xml:space="preserve">ntargeted </w:t>
      </w:r>
      <w:r w:rsidR="00512F80" w:rsidRPr="00512F80">
        <w:t xml:space="preserve">metabolomics </w:t>
      </w:r>
      <w:r w:rsidR="00276A1F">
        <w:t xml:space="preserve">was </w:t>
      </w:r>
      <w:r w:rsidR="001B0633">
        <w:t xml:space="preserve">performed on preoperative fasting plasma </w:t>
      </w:r>
      <w:r w:rsidR="00512F80" w:rsidRPr="00512F80">
        <w:t>using liquid chromatography–mass spectrometry (LC-MS) across four acquisition modes</w:t>
      </w:r>
      <w:r w:rsidR="00C02C9E">
        <w:t xml:space="preserve">: </w:t>
      </w:r>
      <w:r w:rsidR="00CC60F7">
        <w:t>HILIC positive and negative, C18 negative</w:t>
      </w:r>
      <w:r w:rsidR="001B0633">
        <w:t>,</w:t>
      </w:r>
      <w:r w:rsidR="00CC60F7">
        <w:t xml:space="preserve"> and C8 positive</w:t>
      </w:r>
      <w:r w:rsidR="001B0633">
        <w:t xml:space="preserve">. This </w:t>
      </w:r>
      <w:r w:rsidR="00D428A6">
        <w:t>profiling</w:t>
      </w:r>
      <w:r w:rsidR="00276A1F">
        <w:t xml:space="preserve"> </w:t>
      </w:r>
      <w:r w:rsidR="001B0633">
        <w:t xml:space="preserve">enabled detection of </w:t>
      </w:r>
      <w:r w:rsidR="00C02C9E" w:rsidRPr="00841C3A">
        <w:t>a</w:t>
      </w:r>
      <w:r w:rsidR="002C24E1" w:rsidRPr="00841C3A">
        <w:t xml:space="preserve">mines and polar metabolites, </w:t>
      </w:r>
      <w:r w:rsidR="00C02C9E" w:rsidRPr="00841C3A">
        <w:t>c</w:t>
      </w:r>
      <w:r w:rsidR="002C24E1" w:rsidRPr="00841C3A">
        <w:t xml:space="preserve">entral carbon </w:t>
      </w:r>
      <w:r w:rsidR="001B0633">
        <w:t>intermediates</w:t>
      </w:r>
      <w:r w:rsidR="002C24E1" w:rsidRPr="00841C3A">
        <w:t xml:space="preserve">, </w:t>
      </w:r>
      <w:r w:rsidR="00C02C9E" w:rsidRPr="00841C3A">
        <w:t>f</w:t>
      </w:r>
      <w:r w:rsidR="002C24E1" w:rsidRPr="00841C3A">
        <w:t xml:space="preserve">ree fatty acids, and </w:t>
      </w:r>
      <w:r w:rsidR="00C02C9E" w:rsidRPr="00841C3A">
        <w:t>l</w:t>
      </w:r>
      <w:r w:rsidR="002C24E1" w:rsidRPr="00841C3A">
        <w:t>ipids</w:t>
      </w:r>
      <w:r w:rsidR="00512F80" w:rsidRPr="00512F80">
        <w:t>.</w:t>
      </w:r>
      <w:r w:rsidR="0082287C" w:rsidRPr="0082287C">
        <w:t xml:space="preserve"> </w:t>
      </w:r>
      <w:r w:rsidR="00276A1F">
        <w:t>O</w:t>
      </w:r>
      <w:r w:rsidR="00C02C9E">
        <w:t>f</w:t>
      </w:r>
      <w:r w:rsidR="00E742F7">
        <w:t xml:space="preserve"> </w:t>
      </w:r>
      <w:r w:rsidR="0082287C" w:rsidRPr="0082287C">
        <w:t xml:space="preserve">786 </w:t>
      </w:r>
      <w:r w:rsidR="001B0633">
        <w:t xml:space="preserve">initially </w:t>
      </w:r>
      <w:r w:rsidR="00276A1F">
        <w:t xml:space="preserve">detected </w:t>
      </w:r>
      <w:r w:rsidR="0082287C" w:rsidRPr="0082287C">
        <w:t>features</w:t>
      </w:r>
      <w:r w:rsidR="00276A1F">
        <w:t xml:space="preserve">, </w:t>
      </w:r>
      <w:r w:rsidR="0082287C" w:rsidRPr="0082287C">
        <w:t>591 unique compounds remained</w:t>
      </w:r>
      <w:r w:rsidR="00276A1F">
        <w:t xml:space="preserve"> after </w:t>
      </w:r>
      <w:r w:rsidR="001B0633">
        <w:t xml:space="preserve">collapsing redundancies </w:t>
      </w:r>
      <w:r w:rsidR="00276A1F">
        <w:t>across modes</w:t>
      </w:r>
      <w:r w:rsidR="0082287C" w:rsidRPr="0082287C">
        <w:t>.</w:t>
      </w:r>
      <w:r w:rsidR="00512F80" w:rsidRPr="00512F80">
        <w:t xml:space="preserve"> </w:t>
      </w:r>
      <w:r w:rsidR="001B0633">
        <w:t>Following</w:t>
      </w:r>
      <w:r w:rsidR="001B0633" w:rsidRPr="00512F80">
        <w:t xml:space="preserve"> </w:t>
      </w:r>
      <w:r w:rsidR="00D428A6">
        <w:t>QC</w:t>
      </w:r>
      <w:r w:rsidR="00512F80" w:rsidRPr="00512F80">
        <w:t xml:space="preserve"> </w:t>
      </w:r>
      <w:r w:rsidR="00276A1F">
        <w:t>exclusions</w:t>
      </w:r>
      <w:r w:rsidR="006A1801">
        <w:t xml:space="preserve"> including </w:t>
      </w:r>
      <w:r w:rsidR="00276A1F">
        <w:t>missing</w:t>
      </w:r>
      <w:r w:rsidR="001B0633">
        <w:t>ness</w:t>
      </w:r>
      <w:r w:rsidR="00276A1F">
        <w:t xml:space="preserve"> in &gt; 25% samples </w:t>
      </w:r>
      <w:r w:rsidR="001B0633">
        <w:t>(</w:t>
      </w:r>
      <w:r w:rsidR="00276A1F">
        <w:t>n=39</w:t>
      </w:r>
      <w:r w:rsidR="001B0633">
        <w:t>)</w:t>
      </w:r>
      <w:r w:rsidR="00276A1F">
        <w:t xml:space="preserve">, </w:t>
      </w:r>
      <w:r w:rsidR="001B0633">
        <w:t xml:space="preserve">coefficient of variation </w:t>
      </w:r>
      <w:r w:rsidR="00276A1F">
        <w:t xml:space="preserve">&gt; 20% </w:t>
      </w:r>
      <w:r w:rsidR="001B0633">
        <w:t>in pooled QC samples (</w:t>
      </w:r>
      <w:r w:rsidR="00276A1F">
        <w:t>n=10</w:t>
      </w:r>
      <w:r w:rsidR="001B0633">
        <w:t>)</w:t>
      </w:r>
      <w:r w:rsidR="00276A1F">
        <w:t xml:space="preserve">, </w:t>
      </w:r>
      <w:r w:rsidR="001B0633">
        <w:t xml:space="preserve">and </w:t>
      </w:r>
      <w:r w:rsidR="00276A1F">
        <w:t xml:space="preserve">batch effects </w:t>
      </w:r>
      <w:r w:rsidR="001B0633">
        <w:t>(</w:t>
      </w:r>
      <w:r w:rsidR="00276A1F">
        <w:t>n=1</w:t>
      </w:r>
      <w:r w:rsidR="006A1801">
        <w:t>), a</w:t>
      </w:r>
      <w:r w:rsidR="001B0633">
        <w:t xml:space="preserve"> final set of </w:t>
      </w:r>
      <w:r w:rsidR="00276A1F">
        <w:t xml:space="preserve">541 high-confidence metabolites were retained. </w:t>
      </w:r>
      <w:r w:rsidR="00C02C9E">
        <w:t xml:space="preserve"> </w:t>
      </w:r>
      <w:r w:rsidR="00512F80" w:rsidRPr="00512F80">
        <w:t xml:space="preserve">No samples failed </w:t>
      </w:r>
      <w:r w:rsidR="001B0633">
        <w:t>QC</w:t>
      </w:r>
      <w:r w:rsidR="00512F80" w:rsidRPr="00512F80">
        <w:t xml:space="preserve">. </w:t>
      </w:r>
      <w:r w:rsidR="00276A1F">
        <w:t>Data</w:t>
      </w:r>
      <w:r w:rsidR="00512F80" w:rsidRPr="00512F80">
        <w:t xml:space="preserve"> were log-transformed</w:t>
      </w:r>
      <w:r w:rsidR="00276A1F">
        <w:t xml:space="preserve">, </w:t>
      </w:r>
      <w:r w:rsidR="001B0633">
        <w:t xml:space="preserve">adjusted for </w:t>
      </w:r>
      <w:r w:rsidR="00276A1F">
        <w:t>covariate</w:t>
      </w:r>
      <w:r w:rsidR="001B0633">
        <w:t>s</w:t>
      </w:r>
      <w:r w:rsidR="00276A1F">
        <w:t>, and inverse-normal transformed. M</w:t>
      </w:r>
      <w:r w:rsidR="00512F80" w:rsidRPr="00512F80">
        <w:t>issing values were</w:t>
      </w:r>
      <w:r w:rsidR="00276A1F">
        <w:t xml:space="preserve"> </w:t>
      </w:r>
      <w:r w:rsidR="00512F80" w:rsidRPr="00512F80">
        <w:t xml:space="preserve">imputed using multiple imputation </w:t>
      </w:r>
      <w:r w:rsidR="001B0633">
        <w:t>by</w:t>
      </w:r>
      <w:r w:rsidR="001B0633" w:rsidRPr="00512F80">
        <w:t xml:space="preserve"> </w:t>
      </w:r>
      <w:r w:rsidR="00512F80" w:rsidRPr="00512F80">
        <w:t>chained equations</w:t>
      </w:r>
      <w:r w:rsidR="001B0633">
        <w:t xml:space="preserve"> (MICE)</w:t>
      </w:r>
      <w:r w:rsidR="00512F80" w:rsidRPr="00512F80">
        <w:t xml:space="preserve"> to preserve cohort structure and variance</w:t>
      </w:r>
      <w:r w:rsidR="00CB0838">
        <w:fldChar w:fldCharType="begin"/>
      </w:r>
      <w:r w:rsidR="007849F2">
        <w:instrText xml:space="preserve"> ADDIN EN.CITE &lt;EndNote&gt;&lt;Cite&gt;&lt;Author&gt;van Buuren&lt;/Author&gt;&lt;Year&gt;2011&lt;/Year&gt;&lt;RecNum&gt;8289&lt;/RecNum&gt;&lt;DisplayText&gt;&lt;style face="superscript"&gt;33&lt;/style&gt;&lt;/DisplayText&gt;&lt;record&gt;&lt;rec-number&gt;8289&lt;/rec-number&gt;&lt;foreign-keys&gt;&lt;key app="EN" db-id="dpd2vxvzbrettiewttmxv505wwsfzatsx2zd" timestamp="1642200572" guid="bfb119e9-bb44-40f9-8f4b-fef097aceeb7"&gt;8289&lt;/key&gt;&lt;/foreign-keys&gt;&lt;ref-type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2022/01/14&lt;/access-date&gt;&lt;/record&gt;&lt;/Cite&gt;&lt;/EndNote&gt;</w:instrText>
      </w:r>
      <w:r w:rsidR="00CB0838">
        <w:fldChar w:fldCharType="separate"/>
      </w:r>
      <w:r w:rsidR="007849F2" w:rsidRPr="007849F2">
        <w:rPr>
          <w:noProof/>
          <w:vertAlign w:val="superscript"/>
        </w:rPr>
        <w:t>33</w:t>
      </w:r>
      <w:r w:rsidR="00CB0838">
        <w:fldChar w:fldCharType="end"/>
      </w:r>
      <w:r w:rsidR="00E26369">
        <w:t xml:space="preserve"> </w:t>
      </w:r>
      <w:r w:rsidR="00512F80" w:rsidRPr="00512F80">
        <w:t xml:space="preserve">. </w:t>
      </w:r>
      <w:r w:rsidR="00276A1F">
        <w:t xml:space="preserve">This </w:t>
      </w:r>
      <w:r w:rsidR="001B0633">
        <w:t>pre</w:t>
      </w:r>
      <w:r w:rsidR="00276A1F">
        <w:t>process</w:t>
      </w:r>
      <w:r w:rsidR="001B0633">
        <w:t>ing pipeline</w:t>
      </w:r>
      <w:r w:rsidR="00276A1F">
        <w:t xml:space="preserve"> was applied </w:t>
      </w:r>
      <w:r w:rsidR="001B0633">
        <w:t xml:space="preserve">consistently </w:t>
      </w:r>
      <w:r w:rsidR="00276A1F">
        <w:t>across all cohorts.</w:t>
      </w:r>
    </w:p>
    <w:p w14:paraId="7FAC99BB" w14:textId="09002084" w:rsidR="00512F80" w:rsidRPr="00DE6744" w:rsidRDefault="00FC66E7" w:rsidP="00DE6744">
      <w:pPr>
        <w:spacing w:before="100" w:beforeAutospacing="1" w:after="100" w:afterAutospacing="1" w:line="480" w:lineRule="auto"/>
      </w:pPr>
      <w:r>
        <w:t>P</w:t>
      </w:r>
      <w:r w:rsidR="00512F80" w:rsidRPr="00512F80">
        <w:t>ercent excess body weight at year five (%EBW</w:t>
      </w:r>
      <w:r w:rsidR="00CC60F7">
        <w:t>5)</w:t>
      </w:r>
      <w:r>
        <w:t xml:space="preserve"> was</w:t>
      </w:r>
      <w:r w:rsidR="00512F80" w:rsidRPr="00512F80">
        <w:t xml:space="preserve"> defined as the proportion of baseline EBW </w:t>
      </w:r>
      <w:r w:rsidR="00B93BBF">
        <w:t xml:space="preserve">remaining </w:t>
      </w:r>
      <w:r w:rsidR="00512F80" w:rsidRPr="00512F80">
        <w:t>five years</w:t>
      </w:r>
      <w:r>
        <w:t xml:space="preserve"> </w:t>
      </w:r>
      <w:r w:rsidR="00B93BBF">
        <w:t xml:space="preserve">after </w:t>
      </w:r>
      <w:r>
        <w:t>RYGB</w:t>
      </w:r>
      <w:r w:rsidR="00E26369">
        <w:t xml:space="preserve"> (Fig</w:t>
      </w:r>
      <w:r w:rsidR="00755809">
        <w:t>.</w:t>
      </w:r>
      <w:r w:rsidR="00E26369">
        <w:t xml:space="preserve"> 1</w:t>
      </w:r>
      <w:r w:rsidR="00865059">
        <w:t>f</w:t>
      </w:r>
      <w:r w:rsidR="00E26369">
        <w:t>)</w:t>
      </w:r>
      <w:r w:rsidR="00512F80" w:rsidRPr="00512F80">
        <w:t>. Higher %EBW</w:t>
      </w:r>
      <w:r w:rsidR="00CC60F7">
        <w:t>5</w:t>
      </w:r>
      <w:r w:rsidR="00512F80" w:rsidRPr="00512F80">
        <w:t xml:space="preserve"> reflects reduced surgical efficacy</w:t>
      </w:r>
      <w:r w:rsidR="00B93BBF">
        <w:t>, whether</w:t>
      </w:r>
      <w:r w:rsidR="00512F80" w:rsidRPr="00512F80">
        <w:t xml:space="preserve"> due to suboptimal initial weight loss or </w:t>
      </w:r>
      <w:r w:rsidR="00B93BBF">
        <w:t>subsequent</w:t>
      </w:r>
      <w:r w:rsidR="00B93BBF" w:rsidRPr="00512F80">
        <w:t xml:space="preserve"> </w:t>
      </w:r>
      <w:r w:rsidR="00512F80" w:rsidRPr="00512F80">
        <w:t xml:space="preserve">weight regain. </w:t>
      </w:r>
      <w:r w:rsidR="00B93BBF">
        <w:t>In l</w:t>
      </w:r>
      <w:r>
        <w:t xml:space="preserve">inear regression </w:t>
      </w:r>
      <w:r w:rsidR="00B93BBF">
        <w:t xml:space="preserve">models, </w:t>
      </w:r>
      <w:r>
        <w:t xml:space="preserve">62 metabolites </w:t>
      </w:r>
      <w:r w:rsidR="00B93BBF">
        <w:t xml:space="preserve">were </w:t>
      </w:r>
      <w:r w:rsidR="00512F80" w:rsidRPr="00512F80">
        <w:t>nominally associated with %EBW</w:t>
      </w:r>
      <w:r w:rsidR="00CC60F7">
        <w:t>5</w:t>
      </w:r>
      <w:r w:rsidR="00CC60F7" w:rsidRPr="00512F80">
        <w:t xml:space="preserve"> </w:t>
      </w:r>
      <w:r w:rsidR="00755809">
        <w:t xml:space="preserve">at a liberal pre-screening threshold </w:t>
      </w:r>
      <w:r w:rsidR="00512F80" w:rsidRPr="00512F80">
        <w:t>(</w:t>
      </w:r>
      <w:r w:rsidR="00512F80" w:rsidRPr="00512F80">
        <w:rPr>
          <w:i/>
          <w:iCs/>
        </w:rPr>
        <w:t>p</w:t>
      </w:r>
      <w:r w:rsidR="00512F80" w:rsidRPr="00512F80">
        <w:t xml:space="preserve"> &lt; 0.05</w:t>
      </w:r>
      <w:r>
        <w:t xml:space="preserve">; </w:t>
      </w:r>
      <w:del w:id="2" w:author="Thaker, Vidhu V." w:date="2026-03-23T04:19:00Z" w16du:dateUtc="2026-03-23T08:19:00Z">
        <w:r w:rsidDel="006A1801">
          <w:delText>Extended data</w:delText>
        </w:r>
      </w:del>
      <w:ins w:id="3" w:author="Thaker, Vidhu V." w:date="2026-03-23T04:19:00Z" w16du:dateUtc="2026-03-23T08:19:00Z">
        <w:r w:rsidR="006A1801">
          <w:t>Supplemental</w:t>
        </w:r>
      </w:ins>
      <w:r>
        <w:t xml:space="preserve"> Fig. </w:t>
      </w:r>
      <w:ins w:id="4" w:author="Thaker, Vidhu V." w:date="2026-03-23T04:22:00Z" w16du:dateUtc="2026-03-23T08:22:00Z">
        <w:r w:rsidR="00EF4719">
          <w:t>S</w:t>
        </w:r>
      </w:ins>
      <w:r w:rsidR="00256E51">
        <w:t>4</w:t>
      </w:r>
      <w:r w:rsidR="00512F80" w:rsidRPr="00512F80">
        <w:t xml:space="preserve">), </w:t>
      </w:r>
      <w:r w:rsidR="00B93BBF">
        <w:t>with</w:t>
      </w:r>
      <w:r w:rsidR="00B93BBF" w:rsidRPr="00512F80">
        <w:t xml:space="preserve"> </w:t>
      </w:r>
      <w:r w:rsidR="00512F80" w:rsidRPr="00512F80">
        <w:t>five me</w:t>
      </w:r>
      <w:r w:rsidR="00B93BBF">
        <w:t>e</w:t>
      </w:r>
      <w:r w:rsidR="00512F80" w:rsidRPr="00512F80">
        <w:t>t</w:t>
      </w:r>
      <w:r w:rsidR="00B93BBF">
        <w:t>ing a false discovery rate (FDR) threshold</w:t>
      </w:r>
      <w:r w:rsidR="00512F80" w:rsidRPr="00512F80">
        <w:t xml:space="preserve"> </w:t>
      </w:r>
      <w:r>
        <w:t>(</w:t>
      </w:r>
      <w:r w:rsidR="00512F80" w:rsidRPr="00512F80">
        <w:t>q &lt; 0.05</w:t>
      </w:r>
      <w:r>
        <w:t>)</w:t>
      </w:r>
      <w:r w:rsidR="00512F80" w:rsidRPr="00512F80">
        <w:t>: 3-methyladipate/</w:t>
      </w:r>
      <w:proofErr w:type="spellStart"/>
      <w:r w:rsidR="00512F80" w:rsidRPr="00512F80">
        <w:t>pimelate</w:t>
      </w:r>
      <w:proofErr w:type="spellEnd"/>
      <w:r w:rsidR="00512F80" w:rsidRPr="00512F80">
        <w:t xml:space="preserve">, glucuronate, </w:t>
      </w:r>
      <w:proofErr w:type="spellStart"/>
      <w:r w:rsidR="00512F80" w:rsidRPr="00512F80">
        <w:t>dimethylguanidino</w:t>
      </w:r>
      <w:proofErr w:type="spellEnd"/>
      <w:r w:rsidR="00512F80" w:rsidRPr="00512F80">
        <w:t xml:space="preserve"> valeric acid (DMGV), 13-hydroxyoctadecadienoic acid (13-HODE), and </w:t>
      </w:r>
      <w:r w:rsidR="00B93BBF">
        <w:sym w:font="Symbol" w:char="F062"/>
      </w:r>
      <w:r w:rsidR="00512F80" w:rsidRPr="00512F80">
        <w:t>-</w:t>
      </w:r>
      <w:proofErr w:type="spellStart"/>
      <w:r w:rsidR="00512F80" w:rsidRPr="00512F80">
        <w:t>aminoisobutyric</w:t>
      </w:r>
      <w:proofErr w:type="spellEnd"/>
      <w:r w:rsidR="00512F80" w:rsidRPr="00512F80">
        <w:t xml:space="preserve"> acid </w:t>
      </w:r>
      <w:r w:rsidR="00512F80" w:rsidRPr="00512F80">
        <w:lastRenderedPageBreak/>
        <w:t>(BAIBA).</w:t>
      </w:r>
      <w:r w:rsidR="00103E23">
        <w:t xml:space="preserve"> </w:t>
      </w:r>
      <w:r w:rsidR="00512F80" w:rsidRPr="00512F80">
        <w:t>Twelve metabolites</w:t>
      </w:r>
      <w:r>
        <w:t xml:space="preserve">, </w:t>
      </w:r>
      <w:r w:rsidR="00512F80" w:rsidRPr="00512F80">
        <w:t xml:space="preserve">including kynurenine, bilirubin, α-carboxyethyl </w:t>
      </w:r>
      <w:proofErr w:type="spellStart"/>
      <w:r w:rsidR="00512F80" w:rsidRPr="00512F80">
        <w:t>hydrochroman</w:t>
      </w:r>
      <w:proofErr w:type="spellEnd"/>
      <w:r w:rsidR="00512F80" w:rsidRPr="00512F80">
        <w:t xml:space="preserve"> (CEHC), leucine, tryptophan, GABA, and homoarginine</w:t>
      </w:r>
      <w:r>
        <w:t xml:space="preserve">, </w:t>
      </w:r>
      <w:r w:rsidR="00512F80" w:rsidRPr="00512F80">
        <w:t>were positively associated with %EBW</w:t>
      </w:r>
      <w:r w:rsidR="00CC60F7">
        <w:t>5</w:t>
      </w:r>
      <w:r w:rsidR="00B93BBF">
        <w:t xml:space="preserve">, indicating higher levels in individuals with poorer surgical </w:t>
      </w:r>
      <w:r>
        <w:t>outcomes</w:t>
      </w:r>
      <w:r w:rsidR="00512F80" w:rsidRPr="00512F80">
        <w:t xml:space="preserve">. </w:t>
      </w:r>
      <w:r w:rsidR="00B93BBF">
        <w:t>In contrast, 50</w:t>
      </w:r>
      <w:r w:rsidR="00B93BBF" w:rsidRPr="00512F80">
        <w:t xml:space="preserve"> </w:t>
      </w:r>
      <w:r w:rsidR="00512F80" w:rsidRPr="00512F80">
        <w:t xml:space="preserve">metabolites </w:t>
      </w:r>
      <w:r w:rsidR="00B93BBF">
        <w:t xml:space="preserve">showed </w:t>
      </w:r>
      <w:r w:rsidR="00512F80" w:rsidRPr="00512F80">
        <w:t xml:space="preserve">inverse </w:t>
      </w:r>
      <w:r w:rsidRPr="00512F80">
        <w:t>associat</w:t>
      </w:r>
      <w:r w:rsidR="00B93BBF">
        <w:t>ions</w:t>
      </w:r>
      <w:r w:rsidR="00512F80" w:rsidRPr="00512F80">
        <w:t xml:space="preserve">, including seven triacylglycerols, three </w:t>
      </w:r>
      <w:proofErr w:type="spellStart"/>
      <w:r w:rsidR="00512F80" w:rsidRPr="00512F80">
        <w:t>lysophosphatidylcholines</w:t>
      </w:r>
      <w:proofErr w:type="spellEnd"/>
      <w:r w:rsidR="00512F80" w:rsidRPr="00512F80">
        <w:t xml:space="preserve">, four phosphatidylcholines, and two </w:t>
      </w:r>
      <w:proofErr w:type="spellStart"/>
      <w:r w:rsidR="00512F80" w:rsidRPr="00512F80">
        <w:t>lysophosphatidylethanolamines</w:t>
      </w:r>
      <w:proofErr w:type="spellEnd"/>
      <w:r w:rsidR="00512F80" w:rsidRPr="00512F80">
        <w:t xml:space="preserve">. These inverse associations suggest </w:t>
      </w:r>
      <w:r w:rsidR="00B93BBF">
        <w:t xml:space="preserve">a favorable metabolic profile associated with </w:t>
      </w:r>
      <w:r w:rsidR="00512F80" w:rsidRPr="00512F80">
        <w:t>sustained weight loss.</w:t>
      </w:r>
      <w:r w:rsidR="00755809">
        <w:t xml:space="preserve"> </w:t>
      </w:r>
      <w:ins w:id="5" w:author="Thaker, Vidhu V." w:date="2026-02-17T07:07:00Z" w16du:dateUtc="2026-02-17T12:07:00Z">
        <w:r w:rsidR="00755809">
          <w:t xml:space="preserve">The overall p-value distribution for all 541 metabolites </w:t>
        </w:r>
      </w:ins>
      <w:ins w:id="6" w:author="Thaker, Vidhu V." w:date="2026-03-23T04:20:00Z" w16du:dateUtc="2026-03-23T08:20:00Z">
        <w:r w:rsidR="00EF4719">
          <w:t>showed enrichment of small p-values beyond the null expectation, and a quantile-quantile (Q-Q) plot confirmed sys</w:t>
        </w:r>
      </w:ins>
      <w:ins w:id="7" w:author="Thaker, Vidhu V." w:date="2026-03-23T04:21:00Z" w16du:dateUtc="2026-03-23T08:21:00Z">
        <w:r w:rsidR="00EF4719">
          <w:t>tematic deviation from the diagonal (</w:t>
        </w:r>
        <w:r w:rsidR="00EF4719">
          <w:sym w:font="Symbol" w:char="F06C"/>
        </w:r>
        <w:r w:rsidR="00EF4719">
          <w:t xml:space="preserve"> = 1.87), consistent with widespread metabolomic associations with post-surgical weight trajectory </w:t>
        </w:r>
      </w:ins>
      <w:ins w:id="8" w:author="Thaker, Vidhu V." w:date="2026-03-23T04:22:00Z" w16du:dateUtc="2026-03-23T08:22:00Z">
        <w:r w:rsidR="00EF4719">
          <w:t xml:space="preserve">(Supplemental Fig. </w:t>
        </w:r>
        <w:proofErr w:type="spellStart"/>
        <w:r w:rsidR="00EF4719">
          <w:t>Sx</w:t>
        </w:r>
        <w:proofErr w:type="spellEnd"/>
        <w:r w:rsidR="00EF4719">
          <w:t>)</w:t>
        </w:r>
      </w:ins>
      <w:ins w:id="9" w:author="Thaker, Vidhu V." w:date="2026-02-17T07:07:00Z" w16du:dateUtc="2026-02-17T12:07:00Z">
        <w:r w:rsidR="00755809">
          <w:t xml:space="preserve">. </w:t>
        </w:r>
      </w:ins>
      <w:r w:rsidR="00B93BBF">
        <w:t>Collectively, t</w:t>
      </w:r>
      <w:r w:rsidR="00512F80" w:rsidRPr="00512F80">
        <w:t>he</w:t>
      </w:r>
      <w:r>
        <w:t>se</w:t>
      </w:r>
      <w:r w:rsidR="00512F80" w:rsidRPr="00512F80">
        <w:t xml:space="preserve"> </w:t>
      </w:r>
      <w:r w:rsidR="00711D4B">
        <w:t xml:space="preserve">metabolites </w:t>
      </w:r>
      <w:r w:rsidR="00B93BBF">
        <w:t xml:space="preserve">implicate </w:t>
      </w:r>
      <w:r w:rsidR="00873A99">
        <w:t xml:space="preserve">biologically </w:t>
      </w:r>
      <w:r w:rsidR="00711D4B">
        <w:t>interconnected pathways</w:t>
      </w:r>
      <w:r w:rsidR="005C1731">
        <w:t xml:space="preserve"> </w:t>
      </w:r>
      <w:r w:rsidR="00711D4B">
        <w:t>–</w:t>
      </w:r>
      <w:r w:rsidR="005C1731">
        <w:t xml:space="preserve"> </w:t>
      </w:r>
      <w:r w:rsidR="00B93BBF">
        <w:t>such as</w:t>
      </w:r>
      <w:r w:rsidR="00B93BBF" w:rsidRPr="00512F80">
        <w:t xml:space="preserve"> </w:t>
      </w:r>
      <w:r w:rsidR="00512F80" w:rsidRPr="00512F80">
        <w:t>fatty acid oxidation, inflammation, bile acid metabolism, and gut-microbiome</w:t>
      </w:r>
      <w:r w:rsidR="005C1731">
        <w:t>-</w:t>
      </w:r>
      <w:r w:rsidR="00512F80" w:rsidRPr="00512F80">
        <w:t>derived xenobiotic processing</w:t>
      </w:r>
      <w:r w:rsidR="005C1731">
        <w:t xml:space="preserve"> </w:t>
      </w:r>
      <w:r w:rsidR="00711D4B">
        <w:t xml:space="preserve">– as </w:t>
      </w:r>
      <w:r w:rsidR="007C7D39">
        <w:t>markers of</w:t>
      </w:r>
      <w:r w:rsidR="00711D4B">
        <w:t xml:space="preserve"> long-term </w:t>
      </w:r>
      <w:r w:rsidR="00B93BBF">
        <w:t>variability following</w:t>
      </w:r>
      <w:r w:rsidR="00512F80" w:rsidRPr="00512F80">
        <w:t xml:space="preserve"> </w:t>
      </w:r>
      <w:ins w:id="10" w:author="Thaker, Vidhu V." w:date="2026-02-17T07:08:00Z" w16du:dateUtc="2026-02-17T12:08:00Z">
        <w:r w:rsidR="00755809">
          <w:t>RYGB</w:t>
        </w:r>
      </w:ins>
      <w:r w:rsidR="00512F80" w:rsidRPr="00512F80">
        <w:t>.</w:t>
      </w:r>
    </w:p>
    <w:p w14:paraId="560D7C23" w14:textId="52A75D61" w:rsidR="00CB0838" w:rsidRDefault="00B93BBF">
      <w:pPr>
        <w:spacing w:before="100" w:beforeAutospacing="1" w:after="100" w:afterAutospacing="1" w:line="480" w:lineRule="auto"/>
      </w:pPr>
      <w:r>
        <w:t>To prioritize predictive features, we applied b</w:t>
      </w:r>
      <w:r w:rsidR="00512F80" w:rsidRPr="00512F80">
        <w:t xml:space="preserve">idirectional stepwise linear regression </w:t>
      </w:r>
      <w:r>
        <w:t>to</w:t>
      </w:r>
      <w:r w:rsidRPr="00512F80">
        <w:t xml:space="preserve"> </w:t>
      </w:r>
      <w:r w:rsidR="00512F80" w:rsidRPr="00512F80">
        <w:t xml:space="preserve">the 62 </w:t>
      </w:r>
      <w:r>
        <w:t xml:space="preserve">nominally associated metabolites, resulting in </w:t>
      </w:r>
      <w:r w:rsidR="00512F80" w:rsidRPr="00512F80">
        <w:t>a 1</w:t>
      </w:r>
      <w:r w:rsidR="00EE5E85">
        <w:t>3</w:t>
      </w:r>
      <w:r w:rsidR="00512F80" w:rsidRPr="00512F80">
        <w:t>-metabolite panel</w:t>
      </w:r>
      <w:r w:rsidR="00FC66E7">
        <w:t xml:space="preserve"> (</w:t>
      </w:r>
      <w:r w:rsidR="00512F80" w:rsidRPr="00512F80">
        <w:t>f</w:t>
      </w:r>
      <w:r w:rsidR="00865059">
        <w:t>ive</w:t>
      </w:r>
      <w:r w:rsidR="00512F80" w:rsidRPr="00512F80">
        <w:t xml:space="preserve"> positively</w:t>
      </w:r>
      <w:r w:rsidR="005C1731">
        <w:t xml:space="preserve"> and</w:t>
      </w:r>
      <w:r w:rsidR="00FC66E7">
        <w:t xml:space="preserve"> </w:t>
      </w:r>
      <w:r w:rsidR="00512F80" w:rsidRPr="00512F80">
        <w:t>eight negatively associated with weight regain</w:t>
      </w:r>
      <w:r w:rsidR="00FC66E7">
        <w:t xml:space="preserve">; </w:t>
      </w:r>
      <w:r w:rsidR="00865059">
        <w:t>Fig 2 a-c)</w:t>
      </w:r>
      <w:r w:rsidR="00512F80" w:rsidRPr="00512F80">
        <w:t xml:space="preserve">. Although DMGV met FDR significance, it was excluded from the final model due to </w:t>
      </w:r>
      <w:r w:rsidR="00711D4B">
        <w:t>its strong correlation</w:t>
      </w:r>
      <w:r w:rsidR="00711D4B" w:rsidRPr="00512F80">
        <w:t xml:space="preserve"> </w:t>
      </w:r>
      <w:r w:rsidR="00512F80" w:rsidRPr="00512F80">
        <w:t>with BAIBA</w:t>
      </w:r>
      <w:r>
        <w:t xml:space="preserve"> (</w:t>
      </w:r>
      <w:r w:rsidR="004C669E">
        <w:t xml:space="preserve">Pearson’s </w:t>
      </w:r>
      <w:r w:rsidR="00512F80" w:rsidRPr="00512F80">
        <w:rPr>
          <w:i/>
          <w:iCs/>
        </w:rPr>
        <w:t>r</w:t>
      </w:r>
      <w:r w:rsidR="00512F80" w:rsidRPr="00512F80">
        <w:t xml:space="preserve"> = –0.56, </w:t>
      </w:r>
      <w:r w:rsidR="00512F80" w:rsidRPr="00512F80">
        <w:rPr>
          <w:i/>
          <w:iCs/>
        </w:rPr>
        <w:t>p</w:t>
      </w:r>
      <w:r w:rsidR="00512F80" w:rsidRPr="00512F80">
        <w:t xml:space="preserve"> &lt; 10⁻¹⁵)</w:t>
      </w:r>
      <w:r w:rsidR="00711D4B">
        <w:t>,</w:t>
      </w:r>
      <w:r w:rsidR="004C669E">
        <w:t xml:space="preserve"> exceeding a prespecified correlation threshold of |r| &gt; 0.5. </w:t>
      </w:r>
      <w:r w:rsidR="00FC66E7">
        <w:t xml:space="preserve">A </w:t>
      </w:r>
      <w:r w:rsidR="00512F80" w:rsidRPr="00512F80">
        <w:t>Metabolite Risk Score (</w:t>
      </w:r>
      <w:proofErr w:type="spellStart"/>
      <w:r w:rsidR="00512F80" w:rsidRPr="00512F80">
        <w:t>MetRS</w:t>
      </w:r>
      <w:proofErr w:type="spellEnd"/>
      <w:r w:rsidR="00512F80" w:rsidRPr="00512F80">
        <w:t xml:space="preserve">) was constructed as a weighted sum of standardized metabolite concentrations with weights </w:t>
      </w:r>
      <w:r>
        <w:t>derived from</w:t>
      </w:r>
      <w:r w:rsidR="00CB0838">
        <w:t xml:space="preserve"> the corresponding</w:t>
      </w:r>
      <w:r w:rsidR="00512F80" w:rsidRPr="00512F80">
        <w:t xml:space="preserve"> regression coefficients</w:t>
      </w:r>
      <w:r w:rsidR="00AA25B3">
        <w:t>.</w:t>
      </w:r>
    </w:p>
    <w:p w14:paraId="042ABAA4" w14:textId="762C6942" w:rsidR="00E44884" w:rsidRPr="00512F80" w:rsidRDefault="00CB0838" w:rsidP="00CB0838">
      <w:pPr>
        <w:spacing w:before="100" w:beforeAutospacing="1" w:after="100" w:afterAutospacing="1" w:line="480" w:lineRule="auto"/>
      </w:pPr>
      <w:r>
        <w:t xml:space="preserve">To </w:t>
      </w:r>
      <w:r w:rsidR="004C669E">
        <w:t xml:space="preserve">reduce </w:t>
      </w:r>
      <w:r>
        <w:t>overfitting</w:t>
      </w:r>
      <w:r w:rsidR="004C669E">
        <w:t xml:space="preserve"> and ensure robustness of the </w:t>
      </w:r>
      <w:proofErr w:type="spellStart"/>
      <w:r w:rsidR="004C669E">
        <w:t>MetRS</w:t>
      </w:r>
      <w:proofErr w:type="spellEnd"/>
      <w:r w:rsidR="004C669E">
        <w:t>,</w:t>
      </w:r>
      <w:r>
        <w:t xml:space="preserve"> </w:t>
      </w:r>
      <w:r w:rsidR="004C669E">
        <w:t xml:space="preserve">candidate </w:t>
      </w:r>
      <w:r w:rsidR="00FC66E7">
        <w:t>features</w:t>
      </w:r>
      <w:r w:rsidR="007B249A">
        <w:t xml:space="preserve"> were limited</w:t>
      </w:r>
      <w:r w:rsidR="00FC66E7">
        <w:t xml:space="preserve"> to</w:t>
      </w:r>
      <w:r>
        <w:t xml:space="preserve"> </w:t>
      </w:r>
      <w:r w:rsidR="004C669E">
        <w:t xml:space="preserve">metabolites </w:t>
      </w:r>
      <w:r>
        <w:t>nominal</w:t>
      </w:r>
      <w:r w:rsidR="00FC66E7">
        <w:t>ly</w:t>
      </w:r>
      <w:r>
        <w:t xml:space="preserve"> associat</w:t>
      </w:r>
      <w:r w:rsidR="00FC66E7">
        <w:t>ed</w:t>
      </w:r>
      <w:r>
        <w:t xml:space="preserve"> </w:t>
      </w:r>
      <w:r w:rsidR="004C669E">
        <w:t>with %EBW5 and</w:t>
      </w:r>
      <w:r>
        <w:t xml:space="preserve"> </w:t>
      </w:r>
      <w:r w:rsidR="00FC66E7">
        <w:t xml:space="preserve">AIC-based </w:t>
      </w:r>
      <w:r w:rsidR="007B249A">
        <w:t xml:space="preserve">feature selection by </w:t>
      </w:r>
      <w:r>
        <w:t xml:space="preserve">stepwise </w:t>
      </w:r>
      <w:r w:rsidR="004C669E">
        <w:lastRenderedPageBreak/>
        <w:t>regression. The resulting</w:t>
      </w:r>
      <w:r w:rsidR="00FC66E7">
        <w:t xml:space="preserve"> model</w:t>
      </w:r>
      <w:r w:rsidR="004C669E">
        <w:t xml:space="preserve"> demonstrated strong internal validity, with consistent</w:t>
      </w:r>
      <w:r w:rsidR="00FC66E7">
        <w:t xml:space="preserve"> </w:t>
      </w:r>
      <w:r w:rsidRPr="00512F80">
        <w:t xml:space="preserve">performance </w:t>
      </w:r>
      <w:r w:rsidR="004C669E">
        <w:t>across</w:t>
      </w:r>
      <w:r w:rsidR="004C669E" w:rsidRPr="00512F80">
        <w:t xml:space="preserve"> </w:t>
      </w:r>
      <w:r w:rsidRPr="00512F80">
        <w:t>100 repetitions of 10-fold cross-validation (root mean squared error [RMSE] = 21.45</w:t>
      </w:r>
      <w:r>
        <w:t xml:space="preserve"> </w:t>
      </w:r>
      <w:r>
        <w:sym w:font="Symbol" w:char="F0B1"/>
      </w:r>
      <w:r>
        <w:t xml:space="preserve"> 1.32</w:t>
      </w:r>
      <w:r w:rsidRPr="00512F80">
        <w:t>; mean absolute error [MAE] = 17.24</w:t>
      </w:r>
      <w:r>
        <w:t xml:space="preserve"> </w:t>
      </w:r>
      <w:r>
        <w:sym w:font="Symbol" w:char="F0B1"/>
      </w:r>
      <w:r>
        <w:t xml:space="preserve"> 1.10, Fig 3 c</w:t>
      </w:r>
      <w:r w:rsidRPr="00512F80">
        <w:t>)</w:t>
      </w:r>
      <w:r>
        <w:t xml:space="preserve">.  </w:t>
      </w:r>
      <w:r w:rsidR="004C669E">
        <w:t xml:space="preserve">Residual </w:t>
      </w:r>
      <w:r>
        <w:t xml:space="preserve">diagnostics </w:t>
      </w:r>
      <w:r w:rsidR="004C669E">
        <w:t xml:space="preserve">showed </w:t>
      </w:r>
      <w:r>
        <w:t>no major violations of linear</w:t>
      </w:r>
      <w:r w:rsidR="004C669E">
        <w:t>ity</w:t>
      </w:r>
      <w:r>
        <w:t>, homoscedasticity</w:t>
      </w:r>
      <w:r w:rsidR="004C669E">
        <w:t xml:space="preserve">, or normality assumptions, and variance inflation factors (VIFs) confirmed </w:t>
      </w:r>
      <w:r w:rsidR="00D428A6">
        <w:t>acceptable</w:t>
      </w:r>
      <w:r w:rsidR="004C669E">
        <w:t xml:space="preserve"> multicollinearity</w:t>
      </w:r>
      <w:r>
        <w:t xml:space="preserve">. </w:t>
      </w:r>
      <w:ins w:id="11" w:author="Thaker, Vidhu V." w:date="2026-03-23T04:24:00Z" w16du:dateUtc="2026-03-23T08:24:00Z">
        <w:r w:rsidR="00EF4719">
          <w:t xml:space="preserve">Bootstrap resampling (1,000 iterations of the stepwise selection procedure) demonstrated that 7 of 13 </w:t>
        </w:r>
        <w:proofErr w:type="spellStart"/>
        <w:r w:rsidR="00EF4719">
          <w:t>MetRS</w:t>
        </w:r>
        <w:proofErr w:type="spellEnd"/>
        <w:r w:rsidR="00EF4719">
          <w:t xml:space="preserve"> metabolites were selected in &gt;50% of resamples. </w:t>
        </w:r>
      </w:ins>
      <w:ins w:id="12" w:author="Thaker, Vidhu V." w:date="2026-03-23T04:25:00Z" w16du:dateUtc="2026-03-23T08:25:00Z">
        <w:r w:rsidR="00EF4719">
          <w:t>Three metabolites, kynurenine (98.5%), homoarginine (81.7%), and 2-aminoisobutyric acid (79.0%), were selected in &gt;</w:t>
        </w:r>
      </w:ins>
      <w:ins w:id="13" w:author="Thaker, Vidhu V." w:date="2026-03-23T04:26:00Z" w16du:dateUtc="2026-03-23T08:26:00Z">
        <w:r w:rsidR="00EF4719">
          <w:t xml:space="preserve">75% of iterations, forming a highly stable core (Supplemental Fig. </w:t>
        </w:r>
        <w:proofErr w:type="spellStart"/>
        <w:r w:rsidR="00EF4719">
          <w:t>Sx</w:t>
        </w:r>
        <w:proofErr w:type="spellEnd"/>
        <w:r w:rsidR="00EF4719">
          <w:t xml:space="preserve">). </w:t>
        </w:r>
      </w:ins>
      <w:r w:rsidR="004C669E">
        <w:t xml:space="preserve">These findings support </w:t>
      </w:r>
      <w:r>
        <w:t xml:space="preserve">the </w:t>
      </w:r>
      <w:r w:rsidR="004C669E">
        <w:t xml:space="preserve">internal consistency of the risk score and its suitability for further testing in external datasets. </w:t>
      </w:r>
    </w:p>
    <w:p w14:paraId="3429A8E4" w14:textId="6F87FE8C" w:rsidR="00512F80" w:rsidRPr="00512F80" w:rsidRDefault="005C1731" w:rsidP="00DE6744">
      <w:pPr>
        <w:spacing w:before="100" w:beforeAutospacing="1" w:after="100" w:afterAutospacing="1" w:line="480" w:lineRule="auto"/>
      </w:pPr>
      <w:r>
        <w:t xml:space="preserve">As expected, </w:t>
      </w:r>
      <w:proofErr w:type="spellStart"/>
      <w:r w:rsidR="00512F80" w:rsidRPr="00512F80">
        <w:t>MetRS</w:t>
      </w:r>
      <w:proofErr w:type="spellEnd"/>
      <w:r w:rsidR="00512F80" w:rsidRPr="00512F80">
        <w:t xml:space="preserve"> </w:t>
      </w:r>
      <w:r w:rsidR="006C7594">
        <w:t>values were higher</w:t>
      </w:r>
      <w:r w:rsidR="006C7594" w:rsidRPr="00512F80">
        <w:t xml:space="preserve"> </w:t>
      </w:r>
      <w:r w:rsidR="00512F80" w:rsidRPr="00512F80">
        <w:t xml:space="preserve">in individuals </w:t>
      </w:r>
      <w:r w:rsidR="00E44884">
        <w:t>with</w:t>
      </w:r>
      <w:r w:rsidR="00CB0838">
        <w:t xml:space="preserve"> weight </w:t>
      </w:r>
      <w:r w:rsidR="00512F80" w:rsidRPr="00512F80">
        <w:t>regain</w:t>
      </w:r>
      <w:r w:rsidR="00CB0838">
        <w:t xml:space="preserve"> </w:t>
      </w:r>
      <w:r w:rsidR="00512F80" w:rsidRPr="00512F80">
        <w:t xml:space="preserve">compared to those </w:t>
      </w:r>
      <w:r w:rsidR="00CB0838">
        <w:t>w</w:t>
      </w:r>
      <w:r w:rsidR="00E44884">
        <w:t xml:space="preserve">ith </w:t>
      </w:r>
      <w:r w:rsidR="00512F80" w:rsidRPr="00512F80">
        <w:t>sustained weight loss (</w:t>
      </w:r>
      <w:r w:rsidR="00512F80" w:rsidRPr="00512F80">
        <w:rPr>
          <w:i/>
          <w:iCs/>
        </w:rPr>
        <w:t>p</w:t>
      </w:r>
      <w:r w:rsidR="00512F80" w:rsidRPr="00512F80">
        <w:t xml:space="preserve"> &lt; 0.001; Fig. 3</w:t>
      </w:r>
      <w:r w:rsidR="00865059">
        <w:t>a</w:t>
      </w:r>
      <w:r w:rsidR="00512F80" w:rsidRPr="00512F80">
        <w:t xml:space="preserve">). </w:t>
      </w:r>
      <w:r>
        <w:t xml:space="preserve">To </w:t>
      </w:r>
      <w:r w:rsidR="006C7594">
        <w:t>determine</w:t>
      </w:r>
      <w:r>
        <w:t xml:space="preserve"> whether the </w:t>
      </w:r>
      <w:proofErr w:type="spellStart"/>
      <w:r>
        <w:t>MetRS</w:t>
      </w:r>
      <w:proofErr w:type="spellEnd"/>
      <w:r>
        <w:t xml:space="preserve"> </w:t>
      </w:r>
      <w:r w:rsidR="00D428A6">
        <w:t>was</w:t>
      </w:r>
      <w:r w:rsidR="009A42B8">
        <w:t xml:space="preserve"> predictive </w:t>
      </w:r>
      <w:r w:rsidR="006C7594">
        <w:t xml:space="preserve">beyond standard clinical variables, we first evaluated factors independently associated with weight regain. </w:t>
      </w:r>
      <w:r w:rsidR="00512F80" w:rsidRPr="00512F80">
        <w:t xml:space="preserve">In conditional logistic regression models, </w:t>
      </w:r>
      <w:r w:rsidR="00CB0838">
        <w:t xml:space="preserve">higher </w:t>
      </w:r>
      <w:r w:rsidR="00512F80" w:rsidRPr="00512F80">
        <w:t xml:space="preserve">baseline EBW (OR 1.03, 95% CI: 1.01–1.05, </w:t>
      </w:r>
      <w:r w:rsidR="00512F80" w:rsidRPr="00512F80">
        <w:rPr>
          <w:i/>
          <w:iCs/>
        </w:rPr>
        <w:t>p</w:t>
      </w:r>
      <w:r w:rsidR="00512F80" w:rsidRPr="00512F80">
        <w:t xml:space="preserve"> = 0.01)</w:t>
      </w:r>
      <w:ins w:id="14" w:author="Thaker, Vidhu V." w:date="2026-02-17T07:11:00Z" w16du:dateUtc="2026-02-17T12:11:00Z">
        <w:r w:rsidR="0095133B">
          <w:t xml:space="preserve"> was associated with lower odds of weight regain. Each </w:t>
        </w:r>
      </w:ins>
      <w:ins w:id="15" w:author="Thaker, Vidhu V." w:date="2026-02-17T07:12:00Z" w16du:dateUtc="2026-02-17T12:12:00Z">
        <w:r w:rsidR="0095133B">
          <w:t>additional year of age was associated with lower odds of weight regain</w:t>
        </w:r>
      </w:ins>
      <w:r w:rsidR="00512F80" w:rsidRPr="00512F80">
        <w:t xml:space="preserve"> </w:t>
      </w:r>
      <w:del w:id="16" w:author="Thaker, Vidhu V." w:date="2026-02-17T07:12:00Z" w16du:dateUtc="2026-02-17T12:12:00Z">
        <w:r w:rsidR="00512F80" w:rsidRPr="00512F80" w:rsidDel="0095133B">
          <w:delText xml:space="preserve">and younger age </w:delText>
        </w:r>
      </w:del>
      <w:r w:rsidR="00512F80" w:rsidRPr="00512F80">
        <w:t xml:space="preserve">(OR 0.95, 95% CI: 0.91–0.99, </w:t>
      </w:r>
      <w:r w:rsidR="00512F80" w:rsidRPr="00512F80">
        <w:rPr>
          <w:i/>
          <w:iCs/>
        </w:rPr>
        <w:t>p</w:t>
      </w:r>
      <w:r w:rsidR="00512F80" w:rsidRPr="00512F80">
        <w:t xml:space="preserve"> = 0.02)</w:t>
      </w:r>
      <w:ins w:id="17" w:author="Thaker, Vidhu V." w:date="2026-02-17T07:12:00Z" w16du:dateUtc="2026-02-17T12:12:00Z">
        <w:r w:rsidR="0095133B">
          <w:t>, consistent with prior reports that younger age at surgery is a risk factor for long-term weight regain</w:t>
        </w:r>
      </w:ins>
      <w:r w:rsidR="000464C6">
        <w:fldChar w:fldCharType="begin">
          <w:fldData xml:space="preserve">PEVuZE5vdGU+PENpdGU+PEF1dGhvcj5TaGFudGF2YXNpbmt1bDwvQXV0aG9yPjxZZWFyPjIwMTY8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</w:fldData>
        </w:fldChar>
      </w:r>
      <w:r w:rsidR="003114D9">
        <w:instrText xml:space="preserve"> ADDIN EN.CITE </w:instrText>
      </w:r>
      <w:r w:rsidR="003114D9">
        <w:fldChar w:fldCharType="begin">
          <w:fldData xml:space="preserve">PEVuZE5vdGU+PENpdGU+PEF1dGhvcj5TaGFudGF2YXNpbmt1bDwvQXV0aG9yPjxZZWFyPjIwMTY8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</w:fldData>
        </w:fldChar>
      </w:r>
      <w:r w:rsidR="003114D9">
        <w:instrText xml:space="preserve"> ADDIN EN.CITE.DATA </w:instrText>
      </w:r>
      <w:r w:rsidR="003114D9">
        <w:fldChar w:fldCharType="end"/>
      </w:r>
      <w:r w:rsidR="000464C6">
        <w:fldChar w:fldCharType="separate"/>
      </w:r>
      <w:r w:rsidR="003114D9" w:rsidRPr="003114D9">
        <w:rPr>
          <w:noProof/>
          <w:vertAlign w:val="superscript"/>
        </w:rPr>
        <w:t>34,35</w:t>
      </w:r>
      <w:r w:rsidR="000464C6">
        <w:fldChar w:fldCharType="end"/>
      </w:r>
      <w:ins w:id="18" w:author="Thaker, Vidhu V." w:date="2026-02-17T07:12:00Z" w16du:dateUtc="2026-02-17T12:12:00Z">
        <w:r w:rsidR="0095133B">
          <w:t xml:space="preserve">. </w:t>
        </w:r>
      </w:ins>
      <w:r w:rsidR="00512F80" w:rsidRPr="00512F80">
        <w:t xml:space="preserve"> </w:t>
      </w:r>
      <w:del w:id="19" w:author="Thaker, Vidhu V." w:date="2026-02-17T07:13:00Z" w16du:dateUtc="2026-02-17T12:13:00Z">
        <w:r w:rsidR="00512F80" w:rsidRPr="00512F80" w:rsidDel="0095133B">
          <w:delText xml:space="preserve">were </w:delText>
        </w:r>
        <w:r w:rsidR="006C7594" w:rsidDel="0095133B">
          <w:delText>significantly</w:delText>
        </w:r>
        <w:r w:rsidR="006C7594" w:rsidRPr="00512F80" w:rsidDel="0095133B">
          <w:delText xml:space="preserve"> </w:delText>
        </w:r>
        <w:r w:rsidR="00512F80" w:rsidRPr="00512F80" w:rsidDel="0095133B">
          <w:delText xml:space="preserve">associated with </w:delText>
        </w:r>
        <w:r w:rsidR="006C7594" w:rsidDel="0095133B">
          <w:delText>increased risk</w:delText>
        </w:r>
        <w:r w:rsidR="00CB0838" w:rsidDel="0095133B">
          <w:delText xml:space="preserve"> of </w:delText>
        </w:r>
        <w:r w:rsidR="00CD0609" w:rsidDel="0095133B">
          <w:delText xml:space="preserve">weight </w:delText>
        </w:r>
        <w:r w:rsidR="00CD0609" w:rsidRPr="00005268" w:rsidDel="0095133B">
          <w:delText>regain</w:delText>
        </w:r>
        <w:r w:rsidR="00512F80" w:rsidRPr="00512F80" w:rsidDel="0095133B">
          <w:delText xml:space="preserve">. </w:delText>
        </w:r>
      </w:del>
      <w:r w:rsidR="006C7594">
        <w:t>Incorporation of the</w:t>
      </w:r>
      <w:r w:rsidR="006C7594" w:rsidRPr="00512F80">
        <w:t xml:space="preserve"> </w:t>
      </w:r>
      <w:proofErr w:type="spellStart"/>
      <w:r w:rsidR="00512F80" w:rsidRPr="00512F80">
        <w:t>MetRS</w:t>
      </w:r>
      <w:proofErr w:type="spellEnd"/>
      <w:r w:rsidR="00512F80" w:rsidRPr="00512F80">
        <w:t xml:space="preserve"> in</w:t>
      </w:r>
      <w:r w:rsidR="00CB0838">
        <w:t>to</w:t>
      </w:r>
      <w:r w:rsidR="00512F80" w:rsidRPr="00512F80">
        <w:t xml:space="preserve"> the model </w:t>
      </w:r>
      <w:r w:rsidR="006C7594">
        <w:t>substantially</w:t>
      </w:r>
      <w:r w:rsidR="009A42B8" w:rsidRPr="00512F80">
        <w:t xml:space="preserve"> </w:t>
      </w:r>
      <w:r w:rsidR="00512F80" w:rsidRPr="00512F80">
        <w:t xml:space="preserve">improved </w:t>
      </w:r>
      <w:r w:rsidR="009A42B8">
        <w:t xml:space="preserve">the </w:t>
      </w:r>
      <w:r w:rsidR="00512F80" w:rsidRPr="00512F80">
        <w:t>discriminati</w:t>
      </w:r>
      <w:r w:rsidR="00CB0838">
        <w:t>ve performance</w:t>
      </w:r>
      <w:r w:rsidR="006C7594">
        <w:t xml:space="preserve">, </w:t>
      </w:r>
      <w:r w:rsidR="00CB0838">
        <w:t>increasing the</w:t>
      </w:r>
      <w:r w:rsidR="00512F80" w:rsidRPr="00512F80">
        <w:t xml:space="preserve"> </w:t>
      </w:r>
      <w:r w:rsidR="006C7594">
        <w:t>area under the receiver operating characteristic curve (</w:t>
      </w:r>
      <w:r w:rsidR="00512F80" w:rsidRPr="00512F80">
        <w:t>AUC</w:t>
      </w:r>
      <w:r w:rsidR="006C7594">
        <w:t>)</w:t>
      </w:r>
      <w:r w:rsidR="00CB0838">
        <w:t xml:space="preserve"> from</w:t>
      </w:r>
      <w:r w:rsidR="00512F80" w:rsidRPr="00512F80">
        <w:t xml:space="preserve"> 0.60</w:t>
      </w:r>
      <w:r w:rsidR="00CB0838">
        <w:t xml:space="preserve"> to 0.75</w:t>
      </w:r>
      <w:r w:rsidR="00512F80" w:rsidRPr="00512F80">
        <w:t xml:space="preserve"> </w:t>
      </w:r>
      <w:r w:rsidR="00CB0838">
        <w:t>(</w:t>
      </w:r>
      <w:r w:rsidR="00512F80" w:rsidRPr="00512F80">
        <w:rPr>
          <w:i/>
          <w:iCs/>
        </w:rPr>
        <w:t>p</w:t>
      </w:r>
      <w:r w:rsidR="00512F80" w:rsidRPr="00512F80">
        <w:t xml:space="preserve"> &lt; 0.001</w:t>
      </w:r>
      <w:r w:rsidR="00865059">
        <w:t>, Fig. 3 b</w:t>
      </w:r>
      <w:r w:rsidR="00512F80" w:rsidRPr="00512F80">
        <w:t xml:space="preserve">). </w:t>
      </w:r>
      <w:r w:rsidR="006C7594">
        <w:t xml:space="preserve">The </w:t>
      </w:r>
      <w:proofErr w:type="spellStart"/>
      <w:r w:rsidR="00512F80" w:rsidRPr="00512F80">
        <w:t>MetRS</w:t>
      </w:r>
      <w:proofErr w:type="spellEnd"/>
      <w:r w:rsidR="00512F80" w:rsidRPr="00512F80">
        <w:t xml:space="preserve"> </w:t>
      </w:r>
      <w:r w:rsidR="00CB0838">
        <w:t xml:space="preserve">remained </w:t>
      </w:r>
      <w:r w:rsidR="006C7594">
        <w:t xml:space="preserve">a strong </w:t>
      </w:r>
      <w:r w:rsidR="00E44884">
        <w:t>predict</w:t>
      </w:r>
      <w:r w:rsidR="006C7594">
        <w:t>or</w:t>
      </w:r>
      <w:r w:rsidR="00CB0838">
        <w:t xml:space="preserve"> of</w:t>
      </w:r>
      <w:r w:rsidR="00512F80" w:rsidRPr="00512F80">
        <w:t xml:space="preserve"> </w:t>
      </w:r>
      <w:r w:rsidR="00B8494B">
        <w:t xml:space="preserve">weight regain </w:t>
      </w:r>
      <w:del w:id="20" w:author="Thaker, Vidhu V." w:date="2026-02-17T07:14:00Z" w16du:dateUtc="2026-02-17T12:14:00Z">
        <w:r w:rsidR="00B8494B" w:rsidDel="0095133B">
          <w:delText xml:space="preserve">in </w:delText>
        </w:r>
      </w:del>
      <w:ins w:id="21" w:author="Thaker, Vidhu V." w:date="2026-02-17T07:14:00Z" w16du:dateUtc="2026-02-17T12:14:00Z">
        <w:r w:rsidR="0095133B">
          <w:t xml:space="preserve">across all models: </w:t>
        </w:r>
      </w:ins>
      <w:del w:id="22" w:author="Thaker, Vidhu V." w:date="2026-02-17T07:14:00Z" w16du:dateUtc="2026-02-17T12:14:00Z">
        <w:r w:rsidR="00565FF6" w:rsidDel="0095133B">
          <w:delText xml:space="preserve">both </w:delText>
        </w:r>
      </w:del>
      <w:r w:rsidR="00CB0838">
        <w:t>unadjusted</w:t>
      </w:r>
      <w:ins w:id="23" w:author="Thaker, Vidhu V." w:date="2026-02-17T07:14:00Z" w16du:dateUtc="2026-02-17T12:14:00Z">
        <w:r w:rsidR="0095133B">
          <w:t xml:space="preserve"> (Model 1: OR </w:t>
        </w:r>
        <w:proofErr w:type="spellStart"/>
        <w:r w:rsidR="0095133B">
          <w:t>x.xx</w:t>
        </w:r>
        <w:proofErr w:type="spellEnd"/>
        <w:r w:rsidR="0095133B">
          <w:t>, 95%</w:t>
        </w:r>
      </w:ins>
      <w:ins w:id="24" w:author="Thaker, Vidhu V." w:date="2026-02-17T07:15:00Z" w16du:dateUtc="2026-02-17T12:15:00Z">
        <w:r w:rsidR="0095133B">
          <w:t xml:space="preserve"> CI: </w:t>
        </w:r>
        <w:proofErr w:type="spellStart"/>
        <w:r w:rsidR="0095133B">
          <w:t>x.xx-x.xx</w:t>
        </w:r>
        <w:proofErr w:type="spellEnd"/>
        <w:r w:rsidR="0095133B">
          <w:t xml:space="preserve">, p = xxx), adjusted for baseline EBW (Model 2: OR </w:t>
        </w:r>
        <w:proofErr w:type="spellStart"/>
        <w:r w:rsidR="0095133B">
          <w:t>x.xx</w:t>
        </w:r>
        <w:proofErr w:type="spellEnd"/>
        <w:r w:rsidR="0095133B">
          <w:t xml:space="preserve">, 95% CI: </w:t>
        </w:r>
        <w:proofErr w:type="spellStart"/>
        <w:r w:rsidR="0095133B">
          <w:t>x.xx-x.xx</w:t>
        </w:r>
        <w:proofErr w:type="spellEnd"/>
        <w:r w:rsidR="0095133B">
          <w:t>, p = xxx)</w:t>
        </w:r>
      </w:ins>
      <w:r w:rsidR="00CB0838">
        <w:t xml:space="preserve"> </w:t>
      </w:r>
      <w:r w:rsidR="00C46264">
        <w:t>and</w:t>
      </w:r>
      <w:r w:rsidR="00B8494B">
        <w:t xml:space="preserve"> </w:t>
      </w:r>
      <w:ins w:id="25" w:author="Thaker, Vidhu V." w:date="2026-02-17T07:16:00Z" w16du:dateUtc="2026-02-17T12:16:00Z">
        <w:r w:rsidR="0095133B">
          <w:t xml:space="preserve">fully </w:t>
        </w:r>
      </w:ins>
      <w:del w:id="26" w:author="Thaker, Vidhu V." w:date="2026-02-17T07:16:00Z" w16du:dateUtc="2026-02-17T12:16:00Z">
        <w:r w:rsidR="00CB0838" w:rsidDel="0095133B">
          <w:delText>multivariable-</w:delText>
        </w:r>
      </w:del>
      <w:r w:rsidR="006C7594">
        <w:t>a</w:t>
      </w:r>
      <w:r w:rsidR="00CB0838">
        <w:t xml:space="preserve">djusted </w:t>
      </w:r>
      <w:del w:id="27" w:author="Thaker, Vidhu V." w:date="2026-02-17T07:16:00Z" w16du:dateUtc="2026-02-17T12:16:00Z">
        <w:r w:rsidR="00E44884" w:rsidDel="0095133B">
          <w:delText>models</w:delText>
        </w:r>
        <w:r w:rsidR="00CB0838" w:rsidRPr="00512F80" w:rsidDel="0095133B">
          <w:delText xml:space="preserve"> </w:delText>
        </w:r>
      </w:del>
      <w:ins w:id="28" w:author="Thaker, Vidhu V." w:date="2026-02-17T07:16:00Z" w16du:dateUtc="2026-02-17T12:16:00Z">
        <w:r w:rsidR="0095133B">
          <w:t xml:space="preserve">for baseline </w:t>
        </w:r>
        <w:r w:rsidR="0095133B">
          <w:lastRenderedPageBreak/>
          <w:t>EBW, age, and sex</w:t>
        </w:r>
        <w:r w:rsidR="0095133B" w:rsidRPr="00512F80">
          <w:t xml:space="preserve"> </w:t>
        </w:r>
      </w:ins>
      <w:r w:rsidR="00512F80" w:rsidRPr="00512F80">
        <w:t>(</w:t>
      </w:r>
      <w:ins w:id="29" w:author="Thaker, Vidhu V." w:date="2026-02-17T07:16:00Z" w16du:dateUtc="2026-02-17T12:16:00Z">
        <w:r w:rsidR="0095133B">
          <w:t xml:space="preserve">Model 4: </w:t>
        </w:r>
      </w:ins>
      <w:r w:rsidR="00B8494B">
        <w:t xml:space="preserve">OR 2.63, </w:t>
      </w:r>
      <w:r w:rsidR="00B8494B" w:rsidRPr="00512F80">
        <w:t xml:space="preserve">95% CI: </w:t>
      </w:r>
      <w:r w:rsidR="00B8494B">
        <w:t>1.60, 4.31</w:t>
      </w:r>
      <w:r w:rsidR="00512F80" w:rsidRPr="00512F80">
        <w:t xml:space="preserve">, </w:t>
      </w:r>
      <w:r w:rsidR="00512F80" w:rsidRPr="00512F80">
        <w:rPr>
          <w:i/>
          <w:iCs/>
        </w:rPr>
        <w:t>p</w:t>
      </w:r>
      <w:r w:rsidR="00565FF6">
        <w:t xml:space="preserve"> = 0.000132</w:t>
      </w:r>
      <w:r w:rsidR="00512F80" w:rsidRPr="00512F80">
        <w:t xml:space="preserve">; </w:t>
      </w:r>
      <w:r w:rsidR="00B8494B">
        <w:t>Fig. 3 d</w:t>
      </w:r>
      <w:r w:rsidR="00512F80" w:rsidRPr="00512F80">
        <w:t>)</w:t>
      </w:r>
      <w:r w:rsidR="006C7594">
        <w:t>, supporting its potential as a molecular marker for long-term surgical response</w:t>
      </w:r>
      <w:r w:rsidR="00512F80" w:rsidRPr="00512F80">
        <w:t>.</w:t>
      </w:r>
    </w:p>
    <w:p w14:paraId="388D1E86" w14:textId="6DC2EC9C" w:rsidR="003935BA" w:rsidRDefault="003935BA" w:rsidP="003935BA">
      <w:pPr>
        <w:spacing w:before="100" w:beforeAutospacing="1" w:after="100" w:afterAutospacing="1" w:line="480" w:lineRule="auto"/>
      </w:pPr>
      <w:r>
        <w:t xml:space="preserve">To </w:t>
      </w:r>
      <w:del w:id="30" w:author="Thaker, Vidhu V." w:date="2026-02-17T07:16:00Z" w16du:dateUtc="2026-02-17T12:16:00Z">
        <w:r w:rsidDel="0095133B">
          <w:delText>assess the reproducibility</w:delText>
        </w:r>
      </w:del>
      <w:ins w:id="31" w:author="Thaker, Vidhu V." w:date="2026-02-17T07:16:00Z" w16du:dateUtc="2026-02-17T12:16:00Z">
        <w:r w:rsidR="0095133B">
          <w:t>provide preliminary independent evaluation</w:t>
        </w:r>
      </w:ins>
      <w:r w:rsidR="00BB2326" w:rsidRPr="00512F80">
        <w:t xml:space="preserve"> </w:t>
      </w:r>
      <w:r w:rsidR="00512F80" w:rsidRPr="00512F80">
        <w:t xml:space="preserve">of the </w:t>
      </w:r>
      <w:proofErr w:type="spellStart"/>
      <w:r w:rsidR="00512F80" w:rsidRPr="00512F80">
        <w:t>MetRS</w:t>
      </w:r>
      <w:proofErr w:type="spellEnd"/>
      <w:r w:rsidR="00512F80" w:rsidRPr="00512F80">
        <w:t xml:space="preserve"> </w:t>
      </w:r>
      <w:r>
        <w:t xml:space="preserve">in </w:t>
      </w:r>
      <w:del w:id="32" w:author="Thaker, Vidhu V." w:date="2026-02-17T07:17:00Z" w16du:dateUtc="2026-02-17T12:17:00Z">
        <w:r w:rsidDel="0095133B">
          <w:delText>an independent</w:delText>
        </w:r>
      </w:del>
      <w:ins w:id="33" w:author="Thaker, Vidhu V." w:date="2026-02-17T07:17:00Z" w16du:dateUtc="2026-02-17T12:17:00Z">
        <w:r w:rsidR="0095133B">
          <w:t>a</w:t>
        </w:r>
      </w:ins>
      <w:r>
        <w:t xml:space="preserve"> post-surgical context, we applied a </w:t>
      </w:r>
      <w:del w:id="34" w:author="Thaker, Vidhu V." w:date="2026-02-17T07:17:00Z" w16du:dateUtc="2026-02-17T12:17:00Z">
        <w:r w:rsidDel="0095133B">
          <w:delText xml:space="preserve">modified </w:delText>
        </w:r>
      </w:del>
      <w:ins w:id="35" w:author="Thaker, Vidhu V." w:date="2026-02-17T07:17:00Z" w16du:dateUtc="2026-02-17T12:17:00Z">
        <w:r w:rsidR="0095133B">
          <w:t xml:space="preserve">reduced </w:t>
        </w:r>
      </w:ins>
      <w:r w:rsidR="006C7594">
        <w:t xml:space="preserve">version of the </w:t>
      </w:r>
      <w:r>
        <w:t>score</w:t>
      </w:r>
      <w:ins w:id="36" w:author="Thaker, Vidhu V." w:date="2026-03-23T04:29:00Z" w16du:dateUtc="2026-03-23T08:29:00Z">
        <w:r w:rsidR="00EF4719">
          <w:t xml:space="preserve"> comprising of</w:t>
        </w:r>
      </w:ins>
      <w:r>
        <w:t xml:space="preserve"> 10 of the original 13 metabolites</w:t>
      </w:r>
      <w:ins w:id="37" w:author="Thaker, Vidhu V." w:date="2026-02-17T07:17:00Z" w16du:dateUtc="2026-02-17T12:17:00Z">
        <w:r w:rsidR="0095133B">
          <w:t xml:space="preserve"> (MetRS-10; three metabolites were not quantified on this platform</w:t>
        </w:r>
      </w:ins>
      <w:ins w:id="38" w:author="Thaker, Vidhu V." w:date="2026-02-17T07:18:00Z" w16du:dateUtc="2026-02-17T12:18:00Z">
        <w:r w:rsidR="0095133B">
          <w:t>)</w:t>
        </w:r>
      </w:ins>
      <w:ins w:id="39" w:author="Thaker, Vidhu V." w:date="2026-03-23T04:29:00Z" w16du:dateUtc="2026-03-23T08:29:00Z">
        <w:r w:rsidR="00EF4719">
          <w:t xml:space="preserve"> </w:t>
        </w:r>
      </w:ins>
      <w:r>
        <w:t xml:space="preserve">to a cohort </w:t>
      </w:r>
      <w:r w:rsidR="006C7594">
        <w:t>evaluated</w:t>
      </w:r>
      <w:r>
        <w:t xml:space="preserve"> a median of 7.2 years after RYGB (n=35, </w:t>
      </w:r>
      <w:del w:id="40" w:author="Thaker, Vidhu V." w:date="2026-03-23T04:29:00Z" w16du:dateUtc="2026-03-23T08:29:00Z">
        <w:r w:rsidDel="00900DA7">
          <w:delText>Extended Data</w:delText>
        </w:r>
      </w:del>
      <w:ins w:id="41" w:author="Thaker, Vidhu V." w:date="2026-03-23T04:29:00Z" w16du:dateUtc="2026-03-23T08:29:00Z">
        <w:r w:rsidR="00900DA7">
          <w:t>Supplemental</w:t>
        </w:r>
      </w:ins>
      <w:r>
        <w:t xml:space="preserve"> Fig. </w:t>
      </w:r>
      <w:del w:id="42" w:author="Thaker, Vidhu V." w:date="2026-03-23T04:29:00Z" w16du:dateUtc="2026-03-23T08:29:00Z">
        <w:r w:rsidDel="00900DA7">
          <w:delText>5</w:delText>
        </w:r>
      </w:del>
      <w:proofErr w:type="spellStart"/>
      <w:ins w:id="43" w:author="Thaker, Vidhu V." w:date="2026-03-23T04:29:00Z" w16du:dateUtc="2026-03-23T08:29:00Z">
        <w:r w:rsidR="00900DA7">
          <w:t>Sx</w:t>
        </w:r>
      </w:ins>
      <w:proofErr w:type="spellEnd"/>
      <w:r>
        <w:t xml:space="preserve">). </w:t>
      </w:r>
      <w:proofErr w:type="spellStart"/>
      <w:r>
        <w:t>MetRS</w:t>
      </w:r>
      <w:proofErr w:type="spellEnd"/>
      <w:r>
        <w:t xml:space="preserve"> </w:t>
      </w:r>
      <w:r w:rsidR="006C7594">
        <w:t xml:space="preserve">values </w:t>
      </w:r>
      <w:r>
        <w:t>w</w:t>
      </w:r>
      <w:r w:rsidR="006C7594">
        <w:t>ere</w:t>
      </w:r>
      <w:r>
        <w:t xml:space="preserve"> significantly higher in individuals with documented weight regain (</w:t>
      </w:r>
      <w:r w:rsidR="007B249A">
        <w:t xml:space="preserve">Fig. </w:t>
      </w:r>
      <w:r w:rsidR="00FA3313">
        <w:t xml:space="preserve">4a, </w:t>
      </w:r>
      <w:r>
        <w:t>p=0.0</w:t>
      </w:r>
      <w:r w:rsidR="007B249A">
        <w:t>1</w:t>
      </w:r>
      <w:r>
        <w:t xml:space="preserve">) and correlated with the </w:t>
      </w:r>
      <w:r w:rsidR="006C7594">
        <w:t>magnitude</w:t>
      </w:r>
      <w:r>
        <w:t xml:space="preserve"> of regain (Pearson’s r = 0.56, p &lt; 0.001). E</w:t>
      </w:r>
      <w:r w:rsidRPr="00512F80">
        <w:t xml:space="preserve">ach </w:t>
      </w:r>
      <w:r>
        <w:t>standard deviation</w:t>
      </w:r>
      <w:r w:rsidRPr="00512F80">
        <w:t xml:space="preserve"> increase in </w:t>
      </w:r>
      <w:proofErr w:type="spellStart"/>
      <w:r w:rsidRPr="00512F80">
        <w:t>MetRS</w:t>
      </w:r>
      <w:proofErr w:type="spellEnd"/>
      <w:r w:rsidRPr="00512F80">
        <w:t xml:space="preserve"> </w:t>
      </w:r>
      <w:r>
        <w:t>was associated with a</w:t>
      </w:r>
      <w:r w:rsidRPr="00512F80">
        <w:t xml:space="preserve"> 12.93% </w:t>
      </w:r>
      <w:r>
        <w:t>greater</w:t>
      </w:r>
      <w:r w:rsidRPr="00512F80">
        <w:t xml:space="preserve"> weight regain (95% CI: 7.01–18.85, </w:t>
      </w:r>
      <w:r w:rsidRPr="00512F80">
        <w:rPr>
          <w:i/>
          <w:iCs/>
        </w:rPr>
        <w:t>p</w:t>
      </w:r>
      <w:r w:rsidRPr="00512F80">
        <w:t xml:space="preserve"> &lt; 0.001</w:t>
      </w:r>
      <w:r>
        <w:t>, Fig. 4 c</w:t>
      </w:r>
      <w:r w:rsidRPr="00512F80">
        <w:t xml:space="preserve">), independent of baseline clinical </w:t>
      </w:r>
      <w:r>
        <w:t>characteristics</w:t>
      </w:r>
      <w:r w:rsidRPr="00512F80">
        <w:t>.</w:t>
      </w:r>
      <w:r>
        <w:t xml:space="preserve"> </w:t>
      </w:r>
      <w:ins w:id="44" w:author="Thaker, Vidhu V." w:date="2026-03-23T04:30:00Z" w16du:dateUtc="2026-03-23T08:30:00Z">
        <w:r w:rsidR="00900DA7">
          <w:t>As a sensitivity analysis, MetRS-10 was also computed in the discovery cohort and showed sign</w:t>
        </w:r>
      </w:ins>
      <w:ins w:id="45" w:author="Thaker, Vidhu V." w:date="2026-03-23T04:31:00Z" w16du:dateUtc="2026-03-23T08:31:00Z">
        <w:r w:rsidR="00900DA7">
          <w:t xml:space="preserve">ificant separation between weight regain and sustained weight loss groups, confirming that the reduced score retains discriminative ability (Supplemental Fig. </w:t>
        </w:r>
        <w:proofErr w:type="spellStart"/>
        <w:r w:rsidR="00900DA7">
          <w:t>Sxa</w:t>
        </w:r>
        <w:proofErr w:type="spellEnd"/>
        <w:r w:rsidR="00900DA7">
          <w:t>).</w:t>
        </w:r>
      </w:ins>
      <w:del w:id="46" w:author="Thaker, Vidhu V." w:date="2026-03-23T04:30:00Z" w16du:dateUtc="2026-03-23T08:30:00Z">
        <w:r w:rsidDel="00900DA7">
          <w:delText xml:space="preserve"> </w:delText>
        </w:r>
      </w:del>
    </w:p>
    <w:p w14:paraId="4477F3CB" w14:textId="65BEA331" w:rsidR="003935BA" w:rsidRDefault="003935BA" w:rsidP="003935BA">
      <w:pPr>
        <w:spacing w:before="100" w:beforeAutospacing="1" w:after="100" w:afterAutospacing="1" w:line="480" w:lineRule="auto"/>
      </w:pPr>
      <w:r>
        <w:t xml:space="preserve">To </w:t>
      </w:r>
      <w:r w:rsidR="006C7594">
        <w:t>evaluate</w:t>
      </w:r>
      <w:r>
        <w:t xml:space="preserve"> whether the </w:t>
      </w:r>
      <w:proofErr w:type="spellStart"/>
      <w:r>
        <w:t>MetRS</w:t>
      </w:r>
      <w:proofErr w:type="spellEnd"/>
      <w:r>
        <w:t xml:space="preserve"> </w:t>
      </w:r>
      <w:r w:rsidR="006C7594">
        <w:t>reflects</w:t>
      </w:r>
      <w:r>
        <w:t xml:space="preserve"> broader features of adiposity</w:t>
      </w:r>
      <w:r w:rsidR="006C7594">
        <w:t xml:space="preserve"> beyond surgical settings</w:t>
      </w:r>
      <w:r>
        <w:t xml:space="preserve">, we </w:t>
      </w:r>
      <w:r w:rsidR="006C7594">
        <w:t>next</w:t>
      </w:r>
      <w:r>
        <w:t xml:space="preserve"> </w:t>
      </w:r>
      <w:r w:rsidR="006C7594">
        <w:t>examined</w:t>
      </w:r>
      <w:r>
        <w:t xml:space="preserve"> its association with obesity </w:t>
      </w:r>
      <w:r w:rsidR="006C7594">
        <w:t>status</w:t>
      </w:r>
      <w:r>
        <w:t xml:space="preserve"> in a population-based cohort from the Estonia Biobank (n=198; </w:t>
      </w:r>
      <w:del w:id="47" w:author="Thaker, Vidhu V." w:date="2026-02-17T07:18:00Z" w16du:dateUtc="2026-02-17T12:18:00Z">
        <w:r w:rsidDel="009714DC">
          <w:delText>Extended Data</w:delText>
        </w:r>
      </w:del>
      <w:ins w:id="48" w:author="Thaker, Vidhu V." w:date="2026-02-17T07:18:00Z" w16du:dateUtc="2026-02-17T12:18:00Z">
        <w:r w:rsidR="009714DC">
          <w:t>Su</w:t>
        </w:r>
      </w:ins>
      <w:ins w:id="49" w:author="Thaker, Vidhu V." w:date="2026-02-17T07:19:00Z" w16du:dateUtc="2026-02-17T12:19:00Z">
        <w:r w:rsidR="009714DC">
          <w:t>pplemental</w:t>
        </w:r>
      </w:ins>
      <w:r>
        <w:t xml:space="preserve"> Fig. </w:t>
      </w:r>
      <w:ins w:id="50" w:author="Thaker, Vidhu V." w:date="2026-03-23T04:32:00Z" w16du:dateUtc="2026-03-23T08:32:00Z">
        <w:r w:rsidR="00900DA7">
          <w:t>S</w:t>
        </w:r>
      </w:ins>
      <w:r>
        <w:t xml:space="preserve">6). A </w:t>
      </w:r>
      <w:del w:id="51" w:author="Thaker, Vidhu V." w:date="2026-02-17T07:19:00Z" w16du:dateUtc="2026-02-17T12:19:00Z">
        <w:r w:rsidDel="009714DC">
          <w:delText xml:space="preserve">modified </w:delText>
        </w:r>
      </w:del>
      <w:ins w:id="52" w:author="Thaker, Vidhu V." w:date="2026-02-17T07:19:00Z" w16du:dateUtc="2026-02-17T12:19:00Z">
        <w:r w:rsidR="009714DC">
          <w:t xml:space="preserve">reduced </w:t>
        </w:r>
      </w:ins>
      <w:r w:rsidR="006C7594">
        <w:t xml:space="preserve">version of the </w:t>
      </w:r>
      <w:r>
        <w:t>score</w:t>
      </w:r>
      <w:del w:id="53" w:author="Thaker, Vidhu V." w:date="2026-02-17T07:19:00Z" w16du:dateUtc="2026-02-17T12:19:00Z">
        <w:r w:rsidR="006C7594" w:rsidDel="009714DC">
          <w:delText>,</w:delText>
        </w:r>
      </w:del>
      <w:r w:rsidR="006C7594">
        <w:t xml:space="preserve"> incorporating </w:t>
      </w:r>
      <w:r>
        <w:t xml:space="preserve">8 </w:t>
      </w:r>
      <w:proofErr w:type="spellStart"/>
      <w:r>
        <w:t>MetRS</w:t>
      </w:r>
      <w:proofErr w:type="spellEnd"/>
      <w:r>
        <w:t xml:space="preserve"> components</w:t>
      </w:r>
      <w:ins w:id="54" w:author="Thaker, Vidhu V." w:date="2026-02-17T07:19:00Z" w16du:dateUtc="2026-02-17T12:19:00Z">
        <w:r w:rsidR="009714DC">
          <w:t xml:space="preserve"> (MetRS-8; five metabolites were unavailable due to differences in LC-MS platform coverage)</w:t>
        </w:r>
      </w:ins>
      <w:del w:id="55" w:author="Thaker, Vidhu V." w:date="2026-02-17T07:19:00Z" w16du:dateUtc="2026-02-17T12:19:00Z">
        <w:r w:rsidR="006C7594" w:rsidDel="009714DC">
          <w:delText>,</w:delText>
        </w:r>
      </w:del>
      <w:r>
        <w:t xml:space="preserve"> was significantly elevated</w:t>
      </w:r>
      <w:r w:rsidRPr="00512F80">
        <w:t xml:space="preserve"> in individuals with obesity (BMI 40.5 ± 4.8 kg/m²) </w:t>
      </w:r>
      <w:r>
        <w:t>compared</w:t>
      </w:r>
      <w:r w:rsidRPr="00512F80">
        <w:t xml:space="preserve"> to lean controls (BMI 18.0 ± 1.1 kg/m²</w:t>
      </w:r>
      <w:r>
        <w:t xml:space="preserve">, </w:t>
      </w:r>
      <w:r w:rsidRPr="00512F80">
        <w:rPr>
          <w:i/>
          <w:iCs/>
        </w:rPr>
        <w:t>p</w:t>
      </w:r>
      <w:r w:rsidRPr="00512F80">
        <w:t xml:space="preserve"> </w:t>
      </w:r>
      <w:r w:rsidR="00FA3313">
        <w:t>=</w:t>
      </w:r>
      <w:r>
        <w:t xml:space="preserve"> 0.01, Fig. 4 </w:t>
      </w:r>
      <w:r w:rsidR="00FA3313">
        <w:t>b</w:t>
      </w:r>
      <w:r w:rsidRPr="00512F80">
        <w:t>).</w:t>
      </w:r>
      <w:r>
        <w:t xml:space="preserve"> In linear </w:t>
      </w:r>
      <w:r w:rsidR="006C7594">
        <w:t xml:space="preserve">regression </w:t>
      </w:r>
      <w:r>
        <w:t xml:space="preserve">models, </w:t>
      </w:r>
      <w:proofErr w:type="spellStart"/>
      <w:r>
        <w:t>MetRS</w:t>
      </w:r>
      <w:proofErr w:type="spellEnd"/>
      <w:r>
        <w:t xml:space="preserve"> was modestly associated with BMI (0.10 kg/m² per SD increase in </w:t>
      </w:r>
      <w:proofErr w:type="spellStart"/>
      <w:r>
        <w:t>MetRS</w:t>
      </w:r>
      <w:proofErr w:type="spellEnd"/>
      <w:r>
        <w:t xml:space="preserve">, </w:t>
      </w:r>
      <w:r w:rsidRPr="00512F80">
        <w:t xml:space="preserve">95% CI: 0.00–0.20, </w:t>
      </w:r>
      <w:r w:rsidRPr="00512F80">
        <w:rPr>
          <w:i/>
          <w:iCs/>
        </w:rPr>
        <w:t>p</w:t>
      </w:r>
      <w:r w:rsidRPr="00512F80">
        <w:t xml:space="preserve"> = 0.05)</w:t>
      </w:r>
      <w:r>
        <w:t xml:space="preserve">, suggesting that </w:t>
      </w:r>
      <w:r w:rsidR="006C7594">
        <w:t xml:space="preserve">the </w:t>
      </w:r>
      <w:del w:id="56" w:author="Thaker, Vidhu V." w:date="2026-02-17T07:20:00Z" w16du:dateUtc="2026-02-17T12:20:00Z">
        <w:r w:rsidR="006C7594" w:rsidDel="009714DC">
          <w:delText>score</w:delText>
        </w:r>
        <w:r w:rsidDel="009714DC">
          <w:delText xml:space="preserve"> may</w:delText>
        </w:r>
      </w:del>
      <w:ins w:id="57" w:author="Thaker, Vidhu V." w:date="2026-02-17T07:20:00Z" w16du:dateUtc="2026-02-17T12:20:00Z">
        <w:r w:rsidR="009714DC">
          <w:t>metabolic features</w:t>
        </w:r>
      </w:ins>
      <w:r>
        <w:t xml:space="preserve"> </w:t>
      </w:r>
      <w:r w:rsidR="006C7594">
        <w:t>capture</w:t>
      </w:r>
      <w:ins w:id="58" w:author="Thaker, Vidhu V." w:date="2026-02-17T07:20:00Z" w16du:dateUtc="2026-02-17T12:20:00Z">
        <w:r w:rsidR="009714DC">
          <w:t xml:space="preserve">d by the </w:t>
        </w:r>
        <w:proofErr w:type="spellStart"/>
        <w:r w:rsidR="009714DC">
          <w:t>MetRS</w:t>
        </w:r>
        <w:proofErr w:type="spellEnd"/>
        <w:r w:rsidR="009714DC">
          <w:t xml:space="preserve"> may extend beyond surgical settings. This cohort was not designed as a replication of the post-</w:t>
        </w:r>
        <w:r w:rsidR="009714DC">
          <w:lastRenderedPageBreak/>
          <w:t>surgical</w:t>
        </w:r>
      </w:ins>
      <w:ins w:id="59" w:author="Thaker, Vidhu V." w:date="2026-02-17T07:21:00Z" w16du:dateUtc="2026-02-17T12:21:00Z">
        <w:r w:rsidR="009714DC">
          <w:t xml:space="preserve"> finding but rather to test whether the metabolic signature generalizes to obesity-</w:t>
        </w:r>
      </w:ins>
      <w:ins w:id="60" w:author="Thaker, Vidhu V." w:date="2026-02-17T07:22:00Z" w16du:dateUtc="2026-02-17T12:22:00Z">
        <w:r w:rsidR="0038211D">
          <w:t>related phenotypes</w:t>
        </w:r>
      </w:ins>
      <w:ins w:id="61" w:author="Thaker, Vidhu V." w:date="2026-02-17T07:21:00Z" w16du:dateUtc="2026-02-17T12:21:00Z">
        <w:r w:rsidR="009714DC">
          <w:t xml:space="preserve"> in a</w:t>
        </w:r>
      </w:ins>
      <w:r w:rsidR="006C7594">
        <w:t xml:space="preserve"> non-surgical population</w:t>
      </w:r>
      <w:r>
        <w:t xml:space="preserve">. </w:t>
      </w:r>
      <w:ins w:id="62" w:author="Thaker, Vidhu V." w:date="2026-03-23T04:33:00Z" w16du:dateUtc="2026-03-23T08:33:00Z">
        <w:r w:rsidR="00900DA7">
          <w:t xml:space="preserve">MetRS-8 also retained discriminative power in the discovery cohort (Supplemental Fig. </w:t>
        </w:r>
      </w:ins>
      <w:proofErr w:type="spellStart"/>
      <w:ins w:id="63" w:author="Thaker, Vidhu V." w:date="2026-03-23T04:34:00Z" w16du:dateUtc="2026-03-23T08:34:00Z">
        <w:r w:rsidR="00900DA7">
          <w:t>Sxb</w:t>
        </w:r>
        <w:proofErr w:type="spellEnd"/>
        <w:r w:rsidR="00900DA7">
          <w:t xml:space="preserve">). </w:t>
        </w:r>
      </w:ins>
      <w:del w:id="64" w:author="Thaker, Vidhu V." w:date="2026-03-23T04:33:00Z" w16du:dateUtc="2026-03-23T08:33:00Z">
        <w:r w:rsidDel="00900DA7">
          <w:delText xml:space="preserve"> </w:delText>
        </w:r>
      </w:del>
    </w:p>
    <w:p w14:paraId="7F683DA4" w14:textId="6F156D52" w:rsidR="00512F80" w:rsidRDefault="00E44884" w:rsidP="00DE6744">
      <w:pPr>
        <w:spacing w:before="100" w:beforeAutospacing="1" w:after="100" w:afterAutospacing="1" w:line="480" w:lineRule="auto"/>
      </w:pPr>
      <w:del w:id="65" w:author="Thaker, Vidhu V." w:date="2026-02-17T07:22:00Z" w16du:dateUtc="2026-02-17T12:22:00Z">
        <w:r w:rsidDel="0038211D">
          <w:delText>T</w:delText>
        </w:r>
        <w:r w:rsidR="009B14D4" w:rsidDel="0038211D">
          <w:delText xml:space="preserve">hese </w:delText>
        </w:r>
        <w:r w:rsidDel="0038211D">
          <w:delText xml:space="preserve">findings </w:delText>
        </w:r>
        <w:r w:rsidR="00DE13AA" w:rsidDel="0038211D">
          <w:delText>suggest that</w:delText>
        </w:r>
      </w:del>
      <w:ins w:id="66" w:author="Thaker, Vidhu V." w:date="2026-02-17T07:22:00Z" w16du:dateUtc="2026-02-17T12:22:00Z">
        <w:r w:rsidR="0038211D">
          <w:t>The association of</w:t>
        </w:r>
      </w:ins>
      <w:r w:rsidR="009B14D4">
        <w:t xml:space="preserve"> </w:t>
      </w:r>
      <w:proofErr w:type="spellStart"/>
      <w:r w:rsidR="009B14D4">
        <w:t>MetRS</w:t>
      </w:r>
      <w:proofErr w:type="spellEnd"/>
      <w:r w:rsidR="009B14D4">
        <w:t xml:space="preserve"> </w:t>
      </w:r>
      <w:ins w:id="67" w:author="Thaker, Vidhu V." w:date="2026-02-17T07:22:00Z" w16du:dateUtc="2026-02-17T12:22:00Z">
        <w:r w:rsidR="0038211D">
          <w:t xml:space="preserve">with weight outcomes in a cohort assessed years after surgery suggests the metabolic features it </w:t>
        </w:r>
      </w:ins>
      <w:r w:rsidR="00DE13AA">
        <w:t xml:space="preserve">captures </w:t>
      </w:r>
      <w:ins w:id="68" w:author="Thaker, Vidhu V." w:date="2026-02-17T07:22:00Z" w16du:dateUtc="2026-02-17T12:22:00Z">
        <w:r w:rsidR="0038211D">
          <w:t>ma</w:t>
        </w:r>
      </w:ins>
      <w:ins w:id="69" w:author="Thaker, Vidhu V." w:date="2026-02-17T07:23:00Z" w16du:dateUtc="2026-02-17T12:23:00Z">
        <w:r w:rsidR="0038211D">
          <w:t xml:space="preserve">y reflect traits that remain relevant beyond the perioperative period. </w:t>
        </w:r>
      </w:ins>
      <w:del w:id="70" w:author="Thaker, Vidhu V." w:date="2026-02-17T07:23:00Z" w16du:dateUtc="2026-02-17T12:23:00Z">
        <w:r w:rsidR="00DE13AA" w:rsidDel="0038211D">
          <w:delText xml:space="preserve">a </w:delText>
        </w:r>
        <w:r w:rsidR="002655A6" w:rsidDel="0038211D">
          <w:delText>stable</w:delText>
        </w:r>
        <w:r w:rsidR="00DE13AA" w:rsidDel="0038211D">
          <w:delText xml:space="preserve"> metabolic signature that </w:delText>
        </w:r>
        <w:r w:rsidR="00BB671F" w:rsidDel="0038211D">
          <w:delText xml:space="preserve">persists </w:delText>
        </w:r>
        <w:r w:rsidR="002655A6" w:rsidDel="0038211D">
          <w:delText>after</w:delText>
        </w:r>
        <w:r w:rsidR="00BB671F" w:rsidDel="0038211D">
          <w:delText xml:space="preserve"> surgery. </w:delText>
        </w:r>
      </w:del>
      <w:r w:rsidR="00BB671F">
        <w:t xml:space="preserve">Its </w:t>
      </w:r>
      <w:del w:id="71" w:author="Thaker, Vidhu V." w:date="2026-02-17T07:23:00Z" w16du:dateUtc="2026-02-17T12:23:00Z">
        <w:r w:rsidR="003F42EB" w:rsidDel="0038211D">
          <w:delText>reproducibility</w:delText>
        </w:r>
        <w:r w:rsidR="00BB671F" w:rsidDel="0038211D">
          <w:delText xml:space="preserve"> </w:delText>
        </w:r>
      </w:del>
      <w:ins w:id="72" w:author="Thaker, Vidhu V." w:date="2026-02-17T07:23:00Z" w16du:dateUtc="2026-02-17T12:23:00Z">
        <w:r w:rsidR="0038211D">
          <w:t xml:space="preserve">consistency </w:t>
        </w:r>
      </w:ins>
      <w:r w:rsidR="00BB671F">
        <w:t>in a</w:t>
      </w:r>
      <w:r w:rsidR="007406F7">
        <w:t>n independent</w:t>
      </w:r>
      <w:r w:rsidR="00BB671F">
        <w:t xml:space="preserve"> post-RYGB </w:t>
      </w:r>
      <w:r w:rsidR="007406F7">
        <w:t>cohort</w:t>
      </w:r>
      <w:r w:rsidR="00BB671F">
        <w:t xml:space="preserve"> </w:t>
      </w:r>
      <w:r w:rsidR="002655A6">
        <w:t>implies</w:t>
      </w:r>
      <w:r w:rsidR="00BB671F">
        <w:t xml:space="preserve"> that </w:t>
      </w:r>
      <w:r w:rsidR="002655A6">
        <w:t>it may</w:t>
      </w:r>
      <w:r w:rsidR="00BB671F">
        <w:t xml:space="preserve"> reflect</w:t>
      </w:r>
      <w:r w:rsidR="002655A6">
        <w:t xml:space="preserve"> </w:t>
      </w:r>
      <w:r w:rsidR="00BB671F">
        <w:t>intrinsic traits</w:t>
      </w:r>
      <w:ins w:id="73" w:author="Thaker, Vidhu V." w:date="2026-03-23T04:34:00Z" w16du:dateUtc="2026-03-23T08:34:00Z">
        <w:r w:rsidR="00900DA7">
          <w:t xml:space="preserve"> </w:t>
        </w:r>
      </w:ins>
      <w:r w:rsidR="00BB671F">
        <w:t>such as metabolic flexibility or resilience</w:t>
      </w:r>
      <w:ins w:id="74" w:author="Thaker, Vidhu V." w:date="2026-02-17T07:23:00Z" w16du:dateUtc="2026-02-17T12:23:00Z">
        <w:r w:rsidR="0038211D">
          <w:t xml:space="preserve">, </w:t>
        </w:r>
      </w:ins>
      <w:r w:rsidR="00DE13AA">
        <w:t xml:space="preserve">programmed </w:t>
      </w:r>
      <w:r w:rsidR="00BB671F">
        <w:t xml:space="preserve">prior to </w:t>
      </w:r>
      <w:r w:rsidR="007406F7">
        <w:t>intervention</w:t>
      </w:r>
      <w:r w:rsidR="00CB0838">
        <w:t xml:space="preserve">. </w:t>
      </w:r>
      <w:r w:rsidR="00DE13AA">
        <w:t>T</w:t>
      </w:r>
      <w:r w:rsidR="00CB0838">
        <w:t xml:space="preserve">he </w:t>
      </w:r>
      <w:r w:rsidR="00BB671F">
        <w:t xml:space="preserve">consistency of this signature across individuals and </w:t>
      </w:r>
      <w:r w:rsidR="002655A6">
        <w:t xml:space="preserve">over </w:t>
      </w:r>
      <w:r w:rsidR="00BB671F">
        <w:t xml:space="preserve">time supports the </w:t>
      </w:r>
      <w:r w:rsidR="002655A6">
        <w:t>concept</w:t>
      </w:r>
      <w:r w:rsidR="00BB671F">
        <w:t xml:space="preserve"> of a metabolic set point, potentially </w:t>
      </w:r>
      <w:r w:rsidR="007406F7">
        <w:t>influenced</w:t>
      </w:r>
      <w:r w:rsidR="00BB671F">
        <w:t xml:space="preserve"> by genetic factors. </w:t>
      </w:r>
      <w:r w:rsidR="007406F7">
        <w:t xml:space="preserve">Identifying such genetic contributions may help disentangle causes </w:t>
      </w:r>
      <w:r w:rsidR="002655A6">
        <w:t>from</w:t>
      </w:r>
      <w:r w:rsidR="007406F7">
        <w:t xml:space="preserve"> acquired metabolic features, </w:t>
      </w:r>
      <w:r w:rsidR="002655A6">
        <w:t>improve</w:t>
      </w:r>
      <w:r w:rsidR="007406F7">
        <w:t xml:space="preserve"> interpretability, and </w:t>
      </w:r>
      <w:r w:rsidR="002655A6">
        <w:t>enhance</w:t>
      </w:r>
      <w:r w:rsidR="007406F7">
        <w:t xml:space="preserve"> risk stratification in clinical </w:t>
      </w:r>
      <w:r w:rsidR="002655A6">
        <w:t>care</w:t>
      </w:r>
      <w:r w:rsidR="007406F7">
        <w:t xml:space="preserve">. </w:t>
      </w:r>
      <w:r w:rsidR="00BB671F">
        <w:t xml:space="preserve">To </w:t>
      </w:r>
      <w:r w:rsidR="002655A6">
        <w:t>investigate</w:t>
      </w:r>
      <w:r w:rsidR="00BB671F">
        <w:t xml:space="preserve"> this, we next </w:t>
      </w:r>
      <w:r w:rsidR="002655A6">
        <w:t>assessed</w:t>
      </w:r>
      <w:r w:rsidR="00BB671F">
        <w:t xml:space="preserve"> whether </w:t>
      </w:r>
      <w:r w:rsidR="003F42EB">
        <w:t xml:space="preserve">the </w:t>
      </w:r>
      <w:proofErr w:type="spellStart"/>
      <w:r w:rsidR="003F42EB">
        <w:t>MetRS</w:t>
      </w:r>
      <w:proofErr w:type="spellEnd"/>
      <w:r w:rsidR="003F42EB">
        <w:t xml:space="preserve"> and its </w:t>
      </w:r>
      <w:r w:rsidR="002655A6">
        <w:t>components</w:t>
      </w:r>
      <w:r w:rsidR="00BB671F">
        <w:t xml:space="preserve"> are </w:t>
      </w:r>
      <w:r w:rsidR="002655A6">
        <w:t>influenced</w:t>
      </w:r>
      <w:r w:rsidR="00BB671F">
        <w:t xml:space="preserve"> by common genetic variation. </w:t>
      </w:r>
    </w:p>
    <w:p w14:paraId="29478DF9" w14:textId="68974F68" w:rsidR="00CC60F7" w:rsidRDefault="003F42EB" w:rsidP="00DE6744">
      <w:pPr>
        <w:spacing w:before="100" w:beforeAutospacing="1" w:after="100" w:afterAutospacing="1" w:line="480" w:lineRule="auto"/>
      </w:pPr>
      <w:r>
        <w:t>W</w:t>
      </w:r>
      <w:r w:rsidR="00512F80" w:rsidRPr="00512F80">
        <w:t xml:space="preserve">e </w:t>
      </w:r>
      <w:r w:rsidR="00E35BD9">
        <w:t>performed</w:t>
      </w:r>
      <w:r w:rsidRPr="00512F80">
        <w:t xml:space="preserve"> </w:t>
      </w:r>
      <w:r w:rsidR="00512F80" w:rsidRPr="00512F80">
        <w:t>genome-wide association studies (GWAS) in the Framingham Heart Study (FHS) Offspring cohort</w:t>
      </w:r>
      <w:r w:rsidR="00E3152F">
        <w:t xml:space="preserve"> </w:t>
      </w:r>
      <w:r>
        <w:t xml:space="preserve">to identify genetic determinants of the </w:t>
      </w:r>
      <w:proofErr w:type="spellStart"/>
      <w:r>
        <w:t>MetRS</w:t>
      </w:r>
      <w:proofErr w:type="spellEnd"/>
      <w:r>
        <w:t xml:space="preserve"> and its </w:t>
      </w:r>
      <w:r w:rsidR="00E35BD9">
        <w:t>component</w:t>
      </w:r>
      <w:r>
        <w:t xml:space="preserve"> metabolites (</w:t>
      </w:r>
      <w:del w:id="75" w:author="Thaker, Vidhu V." w:date="2026-02-17T07:24:00Z" w16du:dateUtc="2026-02-17T12:24:00Z">
        <w:r w:rsidDel="0038211D">
          <w:delText>Extended Data</w:delText>
        </w:r>
      </w:del>
      <w:ins w:id="76" w:author="Thaker, Vidhu V." w:date="2026-02-17T07:24:00Z" w16du:dateUtc="2026-02-17T12:24:00Z">
        <w:r w:rsidR="0038211D">
          <w:t>Supplemental</w:t>
        </w:r>
      </w:ins>
      <w:r>
        <w:t xml:space="preserve"> Fig. </w:t>
      </w:r>
      <w:ins w:id="77" w:author="Thaker, Vidhu V." w:date="2026-03-23T04:35:00Z" w16du:dateUtc="2026-03-23T08:35:00Z">
        <w:r w:rsidR="00900DA7">
          <w:t>S</w:t>
        </w:r>
      </w:ins>
      <w:r>
        <w:t>8A)</w:t>
      </w:r>
      <w:r w:rsidR="00512F80" w:rsidRPr="00512F80">
        <w:t xml:space="preserve">. </w:t>
      </w:r>
      <w:r w:rsidR="00DE13AA">
        <w:t>T</w:t>
      </w:r>
      <w:r w:rsidR="00CC60F7">
        <w:t>he</w:t>
      </w:r>
      <w:r w:rsidR="005E6CA3">
        <w:t xml:space="preserve"> </w:t>
      </w:r>
      <w:proofErr w:type="spellStart"/>
      <w:r w:rsidR="00512F80" w:rsidRPr="00512F80">
        <w:t>MetRS</w:t>
      </w:r>
      <w:proofErr w:type="spellEnd"/>
      <w:r w:rsidR="00512F80" w:rsidRPr="00512F80">
        <w:t xml:space="preserve"> and five</w:t>
      </w:r>
      <w:r w:rsidR="00CC60F7">
        <w:t xml:space="preserve"> </w:t>
      </w:r>
      <w:r>
        <w:t>components</w:t>
      </w:r>
      <w:r w:rsidR="00E35BD9">
        <w:t>—</w:t>
      </w:r>
      <w:r w:rsidR="00512F80" w:rsidRPr="00512F80">
        <w:t xml:space="preserve">glucuronate, </w:t>
      </w:r>
      <w:proofErr w:type="spellStart"/>
      <w:r w:rsidR="00512F80" w:rsidRPr="00512F80">
        <w:t>hippurate</w:t>
      </w:r>
      <w:proofErr w:type="spellEnd"/>
      <w:r w:rsidR="00512F80" w:rsidRPr="00512F80">
        <w:t xml:space="preserve">, kynurenine, BAIBA, and </w:t>
      </w:r>
      <w:r w:rsidR="00512F80" w:rsidRPr="00512F80">
        <w:rPr>
          <w:i/>
          <w:iCs/>
        </w:rPr>
        <w:t>N</w:t>
      </w:r>
      <w:r w:rsidR="00512F80" w:rsidRPr="00512F80">
        <w:t>-carbamoyl-β-alanine</w:t>
      </w:r>
      <w:r w:rsidR="00E35BD9">
        <w:t>—</w:t>
      </w:r>
      <w:r w:rsidR="00512F80" w:rsidRPr="00512F80">
        <w:t>were</w:t>
      </w:r>
      <w:r w:rsidR="00DE13AA">
        <w:t xml:space="preserve"> </w:t>
      </w:r>
      <w:r w:rsidR="0025663F">
        <w:t xml:space="preserve">each </w:t>
      </w:r>
      <w:r w:rsidR="00512F80" w:rsidRPr="00512F80">
        <w:t>associated with genome-wide significant loci (</w:t>
      </w:r>
      <w:r w:rsidR="00512F80" w:rsidRPr="00512F80">
        <w:rPr>
          <w:i/>
          <w:iCs/>
        </w:rPr>
        <w:t>p</w:t>
      </w:r>
      <w:r w:rsidR="00512F80" w:rsidRPr="00512F80">
        <w:t xml:space="preserve"> &lt; 5×10⁻⁸</w:t>
      </w:r>
      <w:r w:rsidR="00E3152F">
        <w:t xml:space="preserve">, </w:t>
      </w:r>
      <w:del w:id="78" w:author="Thaker, Vidhu V." w:date="2026-02-17T07:25:00Z" w16du:dateUtc="2026-02-17T12:25:00Z">
        <w:r w:rsidR="00E3152F" w:rsidDel="0038211D">
          <w:delText xml:space="preserve">Extended </w:delText>
        </w:r>
        <w:r w:rsidDel="0038211D">
          <w:delText>Data</w:delText>
        </w:r>
      </w:del>
      <w:ins w:id="79" w:author="Thaker, Vidhu V." w:date="2026-02-17T07:25:00Z" w16du:dateUtc="2026-02-17T12:25:00Z">
        <w:r w:rsidR="0038211D">
          <w:t>Supplemental</w:t>
        </w:r>
      </w:ins>
      <w:r>
        <w:t xml:space="preserve"> </w:t>
      </w:r>
      <w:r w:rsidR="00E3152F">
        <w:t xml:space="preserve">Fig. </w:t>
      </w:r>
      <w:ins w:id="80" w:author="Thaker, Vidhu V." w:date="2026-03-23T04:36:00Z" w16du:dateUtc="2026-03-23T08:36:00Z">
        <w:r w:rsidR="00900DA7">
          <w:t>S</w:t>
        </w:r>
      </w:ins>
      <w:r w:rsidR="00E3152F">
        <w:t>8B)</w:t>
      </w:r>
      <w:r w:rsidR="00512F80" w:rsidRPr="00512F80">
        <w:t>)</w:t>
      </w:r>
      <w:r w:rsidR="00DE13AA">
        <w:t>.</w:t>
      </w:r>
      <w:r w:rsidR="00CC60F7">
        <w:t xml:space="preserve"> </w:t>
      </w:r>
      <w:r w:rsidR="0025663F">
        <w:t>At the</w:t>
      </w:r>
      <w:r>
        <w:t xml:space="preserve"> </w:t>
      </w:r>
      <w:r w:rsidR="00512F80" w:rsidRPr="00C776AD">
        <w:rPr>
          <w:i/>
          <w:iCs/>
        </w:rPr>
        <w:t>AGXT2</w:t>
      </w:r>
      <w:r w:rsidR="00512F80" w:rsidRPr="00512F80">
        <w:t xml:space="preserve"> </w:t>
      </w:r>
      <w:r>
        <w:t>locus</w:t>
      </w:r>
      <w:r w:rsidR="0025663F">
        <w:t>, rs13174300 was</w:t>
      </w:r>
      <w:r>
        <w:t xml:space="preserve"> </w:t>
      </w:r>
      <w:r w:rsidR="00DE13AA">
        <w:t>associated with</w:t>
      </w:r>
      <w:r w:rsidR="00CC60F7">
        <w:t xml:space="preserve"> </w:t>
      </w:r>
      <w:r w:rsidR="0025663F">
        <w:t xml:space="preserve">the </w:t>
      </w:r>
      <w:proofErr w:type="spellStart"/>
      <w:r w:rsidR="0025663F">
        <w:t>MetRS</w:t>
      </w:r>
      <w:proofErr w:type="spellEnd"/>
      <w:r w:rsidR="0025663F">
        <w:t xml:space="preserve"> and remained significant after conditioning on nearby variants, indicating an independent contribution to the </w:t>
      </w:r>
      <w:r w:rsidR="00E35BD9">
        <w:t xml:space="preserve">composite </w:t>
      </w:r>
      <w:r w:rsidR="0025663F">
        <w:t xml:space="preserve">score. In contrast, three </w:t>
      </w:r>
      <w:r w:rsidR="00E35BD9">
        <w:t>distinct</w:t>
      </w:r>
      <w:r w:rsidR="0025663F">
        <w:t xml:space="preserve"> </w:t>
      </w:r>
      <w:r w:rsidR="0025663F" w:rsidRPr="00277DBB">
        <w:rPr>
          <w:i/>
          <w:iCs/>
        </w:rPr>
        <w:t>AGXT2</w:t>
      </w:r>
      <w:r w:rsidR="0025663F">
        <w:t xml:space="preserve"> variants</w:t>
      </w:r>
      <w:r w:rsidR="00900DA7">
        <w:t xml:space="preserve">, </w:t>
      </w:r>
      <w:r w:rsidR="0025663F" w:rsidRPr="00512F80">
        <w:t>rs37376, rs163910, rs11749934</w:t>
      </w:r>
      <w:r w:rsidR="00900DA7">
        <w:t xml:space="preserve">, </w:t>
      </w:r>
      <w:r w:rsidR="0025663F">
        <w:t xml:space="preserve">were independently associated with </w:t>
      </w:r>
      <w:r w:rsidR="00CC60F7">
        <w:t>BAIBA</w:t>
      </w:r>
      <w:r w:rsidR="0025663F">
        <w:t xml:space="preserve"> (</w:t>
      </w:r>
      <w:del w:id="81" w:author="Thaker, Vidhu V." w:date="2026-02-17T07:26:00Z" w16du:dateUtc="2026-02-17T12:26:00Z">
        <w:r w:rsidR="0025663F" w:rsidDel="0038211D">
          <w:delText>Extended Data</w:delText>
        </w:r>
      </w:del>
      <w:ins w:id="82" w:author="Thaker, Vidhu V." w:date="2026-02-17T07:26:00Z" w16du:dateUtc="2026-02-17T12:26:00Z">
        <w:r w:rsidR="0038211D">
          <w:t>Supplemental</w:t>
        </w:r>
      </w:ins>
      <w:r w:rsidR="0025663F">
        <w:t xml:space="preserve"> Fig. 8C)</w:t>
      </w:r>
      <w:r w:rsidR="00BB50BA">
        <w:t xml:space="preserve">, </w:t>
      </w:r>
      <w:r w:rsidR="0025663F">
        <w:t xml:space="preserve">suggesting multiple, non-redundant </w:t>
      </w:r>
      <w:r w:rsidR="00E35BD9">
        <w:t xml:space="preserve">genetic </w:t>
      </w:r>
      <w:r w:rsidR="0025663F">
        <w:t xml:space="preserve">signals at this locus </w:t>
      </w:r>
      <w:r w:rsidR="00E35BD9">
        <w:t>regulating BAIBA levels</w:t>
      </w:r>
      <w:r w:rsidR="0025663F">
        <w:t xml:space="preserve">. These </w:t>
      </w:r>
      <w:r w:rsidR="006F0970">
        <w:lastRenderedPageBreak/>
        <w:t>findings</w:t>
      </w:r>
      <w:r w:rsidR="0025663F">
        <w:t xml:space="preserve"> underscore the polygenic nature of </w:t>
      </w:r>
      <w:r w:rsidR="0025663F" w:rsidRPr="006F0970">
        <w:t>AGXT2</w:t>
      </w:r>
      <w:r w:rsidR="0025663F">
        <w:t xml:space="preserve"> and raise the possibility that rs13174300 may act through pathways </w:t>
      </w:r>
      <w:r w:rsidR="006F0970">
        <w:t>beyond</w:t>
      </w:r>
      <w:r w:rsidR="0025663F">
        <w:t xml:space="preserve"> BAIBA.  </w:t>
      </w:r>
    </w:p>
    <w:p w14:paraId="2CF40CA6" w14:textId="0187B3C3" w:rsidR="00512F80" w:rsidRPr="00512F80" w:rsidRDefault="00512F80" w:rsidP="00DE6744">
      <w:pPr>
        <w:spacing w:before="100" w:beforeAutospacing="1" w:after="100" w:afterAutospacing="1" w:line="480" w:lineRule="auto"/>
      </w:pPr>
      <w:r w:rsidRPr="00512F80">
        <w:t xml:space="preserve">Additional </w:t>
      </w:r>
      <w:r w:rsidR="006F0970">
        <w:t xml:space="preserve">genome-wide significant </w:t>
      </w:r>
      <w:r w:rsidR="00CC60F7">
        <w:t xml:space="preserve">loci </w:t>
      </w:r>
      <w:r w:rsidR="006F0970">
        <w:t>were identified for</w:t>
      </w:r>
      <w:r w:rsidR="00CC60F7">
        <w:t xml:space="preserve"> individual </w:t>
      </w:r>
      <w:r w:rsidR="00D428A6">
        <w:t xml:space="preserve">metabolites, </w:t>
      </w:r>
      <w:r w:rsidR="00D428A6" w:rsidRPr="00512F80">
        <w:t>including</w:t>
      </w:r>
      <w:r w:rsidR="00CC60F7">
        <w:t xml:space="preserve"> </w:t>
      </w:r>
      <w:r w:rsidRPr="00512F80">
        <w:t xml:space="preserve">rs9594030 </w:t>
      </w:r>
      <w:r w:rsidR="00CC60F7">
        <w:t xml:space="preserve">near </w:t>
      </w:r>
      <w:r w:rsidRPr="00C776AD">
        <w:rPr>
          <w:i/>
          <w:iCs/>
        </w:rPr>
        <w:t>LINC00351</w:t>
      </w:r>
      <w:r w:rsidR="00CC60F7">
        <w:t xml:space="preserve"> </w:t>
      </w:r>
      <w:r w:rsidR="00DE13AA">
        <w:t>(</w:t>
      </w:r>
      <w:r w:rsidRPr="00512F80">
        <w:t>glucuronate</w:t>
      </w:r>
      <w:r w:rsidR="00DE13AA">
        <w:t>)</w:t>
      </w:r>
      <w:r w:rsidRPr="00512F80">
        <w:t xml:space="preserve">, rs9926829 </w:t>
      </w:r>
      <w:r w:rsidR="00CC60F7">
        <w:t xml:space="preserve">in </w:t>
      </w:r>
      <w:r w:rsidRPr="00C776AD">
        <w:rPr>
          <w:i/>
          <w:iCs/>
        </w:rPr>
        <w:t>SLC7A5</w:t>
      </w:r>
      <w:r w:rsidR="00DE13AA">
        <w:rPr>
          <w:i/>
          <w:iCs/>
        </w:rPr>
        <w:t xml:space="preserve"> </w:t>
      </w:r>
      <w:r w:rsidR="00DE13AA">
        <w:t>(</w:t>
      </w:r>
      <w:r w:rsidRPr="00512F80">
        <w:t>kynurenine</w:t>
      </w:r>
      <w:r w:rsidR="00DE13AA">
        <w:t>)</w:t>
      </w:r>
      <w:r w:rsidRPr="00512F80">
        <w:t>, rs117638208</w:t>
      </w:r>
      <w:r w:rsidR="005C3646">
        <w:t xml:space="preserve"> (</w:t>
      </w:r>
      <w:r w:rsidRPr="00512F80">
        <w:t>intergenic</w:t>
      </w:r>
      <w:r w:rsidR="005C3646">
        <w:t xml:space="preserve">; </w:t>
      </w:r>
      <w:proofErr w:type="spellStart"/>
      <w:r w:rsidRPr="00512F80">
        <w:t>hippurate</w:t>
      </w:r>
      <w:proofErr w:type="spellEnd"/>
      <w:r w:rsidR="00DE13AA">
        <w:t>)</w:t>
      </w:r>
      <w:r w:rsidRPr="00512F80">
        <w:t>, and rs</w:t>
      </w:r>
      <w:proofErr w:type="gramStart"/>
      <w:r w:rsidRPr="00512F80">
        <w:t xml:space="preserve">182678014 </w:t>
      </w:r>
      <w:r w:rsidR="00CC60F7">
        <w:t xml:space="preserve"> </w:t>
      </w:r>
      <w:r w:rsidR="00DE13AA">
        <w:t>(</w:t>
      </w:r>
      <w:proofErr w:type="gramEnd"/>
      <w:r w:rsidRPr="00512F80">
        <w:rPr>
          <w:i/>
          <w:iCs/>
        </w:rPr>
        <w:t>N</w:t>
      </w:r>
      <w:r w:rsidRPr="00512F80">
        <w:t>-carbamoyl-β-alanine</w:t>
      </w:r>
      <w:r w:rsidR="00DE13AA">
        <w:t>)</w:t>
      </w:r>
      <w:r w:rsidR="00CC60F7">
        <w:t xml:space="preserve">. </w:t>
      </w:r>
      <w:r w:rsidR="005C3646">
        <w:t xml:space="preserve">Notably, the association between </w:t>
      </w:r>
      <w:r w:rsidR="005C3646" w:rsidRPr="00277DBB">
        <w:rPr>
          <w:i/>
          <w:iCs/>
        </w:rPr>
        <w:t>SLC7A5</w:t>
      </w:r>
      <w:r w:rsidR="005C3646">
        <w:t xml:space="preserve"> and kynurenine has been previously reported in metabolite-QTL studies</w:t>
      </w:r>
      <w:r w:rsidR="002B16A4">
        <w:fldChar w:fldCharType="begin">
          <w:fldData xml:space="preserve">PEVuZE5vdGU+PENpdGU+PEF1dGhvcj5CYWdoZXJpPC9BdXRob3I+PFllYXI+MjAyMTwvWWVhcj48
UmVjTnVtPjExNjA0PC9SZWNOdW0+PERpc3BsYXlUZXh0PjxzdHlsZSBmYWNlPSJzdXBlcnNjcmlw
dCI+MzYsMzc8L3N0eWxlPjwvRGlzcGxheVRleHQ+PHJlY29yZD48cmVjLW51bWJlcj4xMTYwNDwv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3114D9">
        <w:instrText xml:space="preserve"> ADDIN EN.CITE </w:instrText>
      </w:r>
      <w:r w:rsidR="003114D9">
        <w:fldChar w:fldCharType="begin">
          <w:fldData xml:space="preserve">PEVuZE5vdGU+PENpdGU+PEF1dGhvcj5CYWdoZXJpPC9BdXRob3I+PFllYXI+MjAyMTwvWWVhcj48
UmVjTnVtPjExNjA0PC9SZWNOdW0+PERpc3BsYXlUZXh0PjxzdHlsZSBmYWNlPSJzdXBlcnNjcmlw
dCI+MzYsMzc8L3N0eWxlPjwvRGlzcGxheVRleHQ+PHJlY29yZD48cmVjLW51bWJlcj4xMTYwNDwv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3114D9">
        <w:instrText xml:space="preserve"> ADDIN EN.CITE.DATA </w:instrText>
      </w:r>
      <w:r w:rsidR="003114D9">
        <w:fldChar w:fldCharType="end"/>
      </w:r>
      <w:r w:rsidR="002B16A4">
        <w:fldChar w:fldCharType="separate"/>
      </w:r>
      <w:r w:rsidR="003114D9" w:rsidRPr="003114D9">
        <w:rPr>
          <w:noProof/>
          <w:vertAlign w:val="superscript"/>
        </w:rPr>
        <w:t>36,37</w:t>
      </w:r>
      <w:r w:rsidR="002B16A4">
        <w:fldChar w:fldCharType="end"/>
      </w:r>
      <w:r w:rsidR="005C3646">
        <w:t xml:space="preserve">, </w:t>
      </w:r>
      <w:r w:rsidR="00FF2E57">
        <w:t xml:space="preserve">whereas the </w:t>
      </w:r>
      <w:r w:rsidR="006F0970">
        <w:t>other loci</w:t>
      </w:r>
      <w:r w:rsidR="00FF2E57">
        <w:t xml:space="preserve"> appear to be</w:t>
      </w:r>
      <w:r w:rsidR="005C3646">
        <w:t xml:space="preserve"> novel</w:t>
      </w:r>
      <w:r w:rsidR="006F0970">
        <w:t xml:space="preserve">, </w:t>
      </w:r>
      <w:r w:rsidR="005C3646">
        <w:t>represent</w:t>
      </w:r>
      <w:r w:rsidR="006F0970">
        <w:t>ing</w:t>
      </w:r>
      <w:r w:rsidR="005C3646">
        <w:t xml:space="preserve"> independent </w:t>
      </w:r>
      <w:r w:rsidR="006F0970">
        <w:t xml:space="preserve">genetic </w:t>
      </w:r>
      <w:r w:rsidR="005C3646">
        <w:t>signals not previously reported</w:t>
      </w:r>
      <w:ins w:id="83" w:author="Thaker, Vidhu V." w:date="2026-03-23T04:38:00Z" w16du:dateUtc="2026-03-23T08:38:00Z">
        <w:r w:rsidR="00900DA7">
          <w:t xml:space="preserve"> (Fig. 4d-g)</w:t>
        </w:r>
      </w:ins>
      <w:r w:rsidR="005C3646">
        <w:t xml:space="preserve">. </w:t>
      </w:r>
      <w:r w:rsidR="00FF2E57">
        <w:t>Collectively</w:t>
      </w:r>
      <w:r w:rsidRPr="00512F80">
        <w:t xml:space="preserve">, </w:t>
      </w:r>
      <w:r w:rsidR="00CC60F7">
        <w:t xml:space="preserve">these </w:t>
      </w:r>
      <w:r w:rsidR="006F0970">
        <w:t>associations highlight</w:t>
      </w:r>
      <w:r w:rsidR="00CC60F7">
        <w:t xml:space="preserve"> a </w:t>
      </w:r>
      <w:r w:rsidR="00FF2E57">
        <w:t xml:space="preserve">broader </w:t>
      </w:r>
      <w:r w:rsidR="00CC60F7">
        <w:t xml:space="preserve">network of </w:t>
      </w:r>
      <w:r w:rsidRPr="00512F80">
        <w:t xml:space="preserve">enzymatic and transporter genes in the regulation of metabolic </w:t>
      </w:r>
      <w:r w:rsidR="00FF2E57">
        <w:t xml:space="preserve">traits </w:t>
      </w:r>
      <w:r w:rsidR="00CC60F7">
        <w:t>that may be</w:t>
      </w:r>
      <w:r w:rsidR="00CC60F7" w:rsidRPr="00512F80">
        <w:t xml:space="preserve"> </w:t>
      </w:r>
      <w:r w:rsidR="00FF2E57">
        <w:t xml:space="preserve">influence long-term outcomes following bariatric surgery. </w:t>
      </w:r>
    </w:p>
    <w:p w14:paraId="7F64C56B" w14:textId="461F3163" w:rsidR="00900DA7" w:rsidRPr="007849F2" w:rsidRDefault="00900DA7" w:rsidP="00DE6744">
      <w:pPr>
        <w:spacing w:before="100" w:beforeAutospacing="1" w:after="100" w:afterAutospacing="1" w:line="480" w:lineRule="auto"/>
        <w:rPr>
          <w:ins w:id="84" w:author="Thaker, Vidhu V." w:date="2026-03-23T04:38:00Z" w16du:dateUtc="2026-03-23T08:38:00Z"/>
          <w:b/>
          <w:bCs/>
          <w:sz w:val="28"/>
          <w:szCs w:val="28"/>
        </w:rPr>
      </w:pPr>
      <w:ins w:id="85" w:author="Thaker, Vidhu V." w:date="2026-03-23T04:38:00Z" w16du:dateUtc="2026-03-23T08:38:00Z">
        <w:r w:rsidRPr="007849F2">
          <w:rPr>
            <w:b/>
            <w:bCs/>
            <w:sz w:val="28"/>
            <w:szCs w:val="28"/>
          </w:rPr>
          <w:t>Discussion</w:t>
        </w:r>
      </w:ins>
    </w:p>
    <w:p w14:paraId="5057E435" w14:textId="48BE3D01" w:rsidR="00E373C0" w:rsidRPr="00E373C0" w:rsidRDefault="00C31444" w:rsidP="00DE6744">
      <w:pPr>
        <w:spacing w:before="100" w:beforeAutospacing="1" w:after="100" w:afterAutospacing="1" w:line="480" w:lineRule="auto"/>
      </w:pPr>
      <w:r>
        <w:t>The</w:t>
      </w:r>
      <w:r w:rsidR="002F1E1D">
        <w:t xml:space="preserve"> </w:t>
      </w:r>
      <w:r w:rsidR="00942361">
        <w:t xml:space="preserve">pre-surgical metabolites </w:t>
      </w:r>
      <w:r w:rsidR="00E373C0" w:rsidRPr="00E373C0">
        <w:t xml:space="preserve">associated with </w:t>
      </w:r>
      <w:r w:rsidR="00942361">
        <w:t>long-term</w:t>
      </w:r>
      <w:r w:rsidR="00E373C0" w:rsidRPr="00E373C0">
        <w:t xml:space="preserve"> </w:t>
      </w:r>
      <w:r>
        <w:t xml:space="preserve">post-RYGB </w:t>
      </w:r>
      <w:r w:rsidR="00E373C0" w:rsidRPr="00E373C0">
        <w:t xml:space="preserve">weight </w:t>
      </w:r>
      <w:r w:rsidR="00942361">
        <w:t xml:space="preserve">outcomes </w:t>
      </w:r>
      <w:r w:rsidR="002B16A4">
        <w:t>spann</w:t>
      </w:r>
      <w:r>
        <w:t>ed</w:t>
      </w:r>
      <w:r w:rsidR="00942361">
        <w:t xml:space="preserve"> domains </w:t>
      </w:r>
      <w:r>
        <w:t>of</w:t>
      </w:r>
      <w:r w:rsidR="002B16A4" w:rsidRPr="00E373C0">
        <w:t xml:space="preserve"> </w:t>
      </w:r>
      <w:r w:rsidR="00E373C0" w:rsidRPr="00E373C0">
        <w:t xml:space="preserve">lipid metabolism, amino acid catabolism, xenobiotic clearance, and </w:t>
      </w:r>
      <w:r w:rsidR="00942361">
        <w:t>host-</w:t>
      </w:r>
      <w:r w:rsidR="00E373C0" w:rsidRPr="00E373C0">
        <w:t xml:space="preserve">microbial </w:t>
      </w:r>
      <w:r w:rsidR="00942361">
        <w:t>interactions</w:t>
      </w:r>
      <w:r w:rsidR="00E373C0" w:rsidRPr="00E373C0">
        <w:t>. 3-methyladipate, a dicarboxylic acid produced via ω-oxidation</w:t>
      </w:r>
      <w:r w:rsidR="00546ACF">
        <w:fldChar w:fldCharType="begin">
          <w:fldData xml:space="preserve">PEVuZE5vdGU+PENpdGU+PEF1dGhvcj5SaW5hbGRvPC9BdXRob3I+PFllYXI+MjAwMjwvWWVhcj48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</w:fldData>
        </w:fldChar>
      </w:r>
      <w:r w:rsidR="003114D9">
        <w:instrText xml:space="preserve"> ADDIN EN.CITE </w:instrText>
      </w:r>
      <w:r w:rsidR="003114D9">
        <w:fldChar w:fldCharType="begin">
          <w:fldData xml:space="preserve">PEVuZE5vdGU+PENpdGU+PEF1dGhvcj5SaW5hbGRvPC9BdXRob3I+PFllYXI+MjAwMjwvWWVhcj48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</w:fldData>
        </w:fldChar>
      </w:r>
      <w:r w:rsidR="003114D9">
        <w:instrText xml:space="preserve"> ADDIN EN.CITE.DATA </w:instrText>
      </w:r>
      <w:r w:rsidR="003114D9">
        <w:fldChar w:fldCharType="end"/>
      </w:r>
      <w:r w:rsidR="00546ACF">
        <w:fldChar w:fldCharType="separate"/>
      </w:r>
      <w:r w:rsidR="003114D9" w:rsidRPr="003114D9">
        <w:rPr>
          <w:noProof/>
          <w:vertAlign w:val="superscript"/>
        </w:rPr>
        <w:t>38,39</w:t>
      </w:r>
      <w:r w:rsidR="00546ACF">
        <w:fldChar w:fldCharType="end"/>
      </w:r>
      <w:r w:rsidR="00546ACF">
        <w:rPr>
          <w:noProof/>
        </w:rPr>
        <w:t xml:space="preserve"> </w:t>
      </w:r>
      <w:r w:rsidR="00942361">
        <w:t>and 13-HODE, a lipid</w:t>
      </w:r>
      <w:r w:rsidR="002B16A4">
        <w:t>-derived</w:t>
      </w:r>
      <w:r w:rsidR="00942361">
        <w:t xml:space="preserve"> mediator from linoleic acid</w:t>
      </w:r>
      <w:r w:rsidR="00546ACF">
        <w:fldChar w:fldCharType="begin">
          <w:fldData xml:space="preserve">PEVuZE5vdGU+PENpdGU+PEF1dGhvcj5TcGl0ZTwvQXV0aG9yPjxZZWFyPjIwMTQ8L1llYXI+PFJl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</w:fldData>
        </w:fldChar>
      </w:r>
      <w:r w:rsidR="003114D9">
        <w:instrText xml:space="preserve"> ADDIN EN.CITE </w:instrText>
      </w:r>
      <w:r w:rsidR="003114D9">
        <w:fldChar w:fldCharType="begin">
          <w:fldData xml:space="preserve">PEVuZE5vdGU+PENpdGU+PEF1dGhvcj5TcGl0ZTwvQXV0aG9yPjxZZWFyPjIwMTQ8L1llYXI+PFJl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</w:fldData>
        </w:fldChar>
      </w:r>
      <w:r w:rsidR="003114D9">
        <w:instrText xml:space="preserve"> ADDIN EN.CITE.DATA </w:instrText>
      </w:r>
      <w:r w:rsidR="003114D9">
        <w:fldChar w:fldCharType="end"/>
      </w:r>
      <w:r w:rsidR="00546ACF">
        <w:fldChar w:fldCharType="separate"/>
      </w:r>
      <w:r w:rsidR="003114D9" w:rsidRPr="003114D9">
        <w:rPr>
          <w:noProof/>
          <w:vertAlign w:val="superscript"/>
        </w:rPr>
        <w:t>40,41</w:t>
      </w:r>
      <w:r w:rsidR="00546ACF">
        <w:fldChar w:fldCharType="end"/>
      </w:r>
      <w:r w:rsidR="00942361">
        <w:t xml:space="preserve">, were both </w:t>
      </w:r>
      <w:r w:rsidR="002B16A4">
        <w:t xml:space="preserve">reduced </w:t>
      </w:r>
      <w:r w:rsidR="00942361">
        <w:t xml:space="preserve">in individuals </w:t>
      </w:r>
      <w:r>
        <w:t>with</w:t>
      </w:r>
      <w:r w:rsidR="00D5127E">
        <w:t xml:space="preserve"> </w:t>
      </w:r>
      <w:r w:rsidR="00E373C0" w:rsidRPr="00E373C0">
        <w:t>weight regain</w:t>
      </w:r>
      <w:r w:rsidR="002B16A4">
        <w:t>. These findings may reflect</w:t>
      </w:r>
      <w:r w:rsidR="00942361">
        <w:t xml:space="preserve"> </w:t>
      </w:r>
      <w:r w:rsidR="002B16A4">
        <w:t>altered</w:t>
      </w:r>
      <w:r w:rsidR="00E373C0" w:rsidRPr="00E373C0">
        <w:t xml:space="preserve"> </w:t>
      </w:r>
      <w:r w:rsidR="00942361">
        <w:t xml:space="preserve">lipid </w:t>
      </w:r>
      <w:r w:rsidR="002B16A4">
        <w:t xml:space="preserve">handling or oxidative balance, though </w:t>
      </w:r>
      <w:r w:rsidR="00D5127E">
        <w:t>additional</w:t>
      </w:r>
      <w:r w:rsidR="002B16A4">
        <w:t xml:space="preserve"> evidence is needed to implicate broader disruptions in fatty acid metabolism.</w:t>
      </w:r>
      <w:r w:rsidR="00942361">
        <w:t xml:space="preserve"> </w:t>
      </w:r>
      <w:r w:rsidR="00E373C0" w:rsidRPr="00E373C0">
        <w:t xml:space="preserve">Glucuronate, </w:t>
      </w:r>
      <w:r w:rsidR="002B16A4">
        <w:t xml:space="preserve">a metabolite </w:t>
      </w:r>
      <w:r w:rsidR="00942361">
        <w:t>involved</w:t>
      </w:r>
      <w:r w:rsidR="00E373C0" w:rsidRPr="00E373C0">
        <w:t xml:space="preserve"> in hepatic conjugation and bile acid</w:t>
      </w:r>
      <w:r w:rsidR="00942361">
        <w:t xml:space="preserve"> </w:t>
      </w:r>
      <w:r w:rsidR="002B16A4">
        <w:t>turnover</w:t>
      </w:r>
      <w:r w:rsidR="00546ACF">
        <w:fldChar w:fldCharType="begin">
          <w:fldData xml:space="preserve">PEVuZE5vdGU+PENpdGU+PEF1dGhvcj5NZWVjaDwvQXV0aG9yPjxZZWFyPjIwMTk8L1llYXI+PFJl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</w:fldData>
        </w:fldChar>
      </w:r>
      <w:r w:rsidR="003114D9">
        <w:instrText xml:space="preserve"> ADDIN EN.CITE </w:instrText>
      </w:r>
      <w:r w:rsidR="003114D9">
        <w:fldChar w:fldCharType="begin">
          <w:fldData xml:space="preserve">PEVuZE5vdGU+PENpdGU+PEF1dGhvcj5NZWVjaDwvQXV0aG9yPjxZZWFyPjIwMTk8L1llYXI+PFJl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</w:fldData>
        </w:fldChar>
      </w:r>
      <w:r w:rsidR="003114D9">
        <w:instrText xml:space="preserve"> ADDIN EN.CITE.DATA </w:instrText>
      </w:r>
      <w:r w:rsidR="003114D9">
        <w:fldChar w:fldCharType="end"/>
      </w:r>
      <w:r w:rsidR="00546ACF">
        <w:fldChar w:fldCharType="separate"/>
      </w:r>
      <w:r w:rsidR="003114D9" w:rsidRPr="003114D9">
        <w:rPr>
          <w:noProof/>
          <w:vertAlign w:val="superscript"/>
        </w:rPr>
        <w:t>42,43</w:t>
      </w:r>
      <w:r w:rsidR="00546ACF">
        <w:fldChar w:fldCharType="end"/>
      </w:r>
      <w:r w:rsidR="00942361">
        <w:t xml:space="preserve">, was </w:t>
      </w:r>
      <w:r w:rsidR="002B16A4">
        <w:t>also lower in weight regain group</w:t>
      </w:r>
      <w:r w:rsidR="00942361">
        <w:t xml:space="preserve">, </w:t>
      </w:r>
      <w:r w:rsidR="002B16A4">
        <w:t xml:space="preserve">raising the possibility of altered </w:t>
      </w:r>
      <w:r w:rsidR="00942361">
        <w:t xml:space="preserve">enterohepatic </w:t>
      </w:r>
      <w:r w:rsidR="002B16A4">
        <w:t xml:space="preserve">or </w:t>
      </w:r>
      <w:r w:rsidR="00E373C0" w:rsidRPr="00E373C0">
        <w:t xml:space="preserve">GLP-1 </w:t>
      </w:r>
      <w:r w:rsidR="002B16A4">
        <w:t xml:space="preserve">related </w:t>
      </w:r>
      <w:r w:rsidR="00E373C0" w:rsidRPr="00E373C0">
        <w:t>signaling</w:t>
      </w:r>
      <w:r w:rsidR="00546ACF">
        <w:fldChar w:fldCharType="begin">
          <w:fldData xml:space="preserve">PEVuZE5vdGU+PENpdGU+PEF1dGhvcj5XYW5nPC9BdXRob3I+PFllYXI+MjAyMzwvWWVhcj48UmVj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</w:fldData>
        </w:fldChar>
      </w:r>
      <w:r w:rsidR="003114D9">
        <w:instrText xml:space="preserve"> ADDIN EN.CITE </w:instrText>
      </w:r>
      <w:r w:rsidR="003114D9">
        <w:fldChar w:fldCharType="begin">
          <w:fldData xml:space="preserve">PEVuZE5vdGU+PENpdGU+PEF1dGhvcj5XYW5nPC9BdXRob3I+PFllYXI+MjAyMzwvWWVhcj48UmVj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</w:fldData>
        </w:fldChar>
      </w:r>
      <w:r w:rsidR="003114D9">
        <w:instrText xml:space="preserve"> ADDIN EN.CITE.DATA </w:instrText>
      </w:r>
      <w:r w:rsidR="003114D9">
        <w:fldChar w:fldCharType="end"/>
      </w:r>
      <w:r w:rsidR="00546ACF">
        <w:fldChar w:fldCharType="separate"/>
      </w:r>
      <w:r w:rsidR="003114D9" w:rsidRPr="003114D9">
        <w:rPr>
          <w:noProof/>
          <w:vertAlign w:val="superscript"/>
        </w:rPr>
        <w:t>44,45</w:t>
      </w:r>
      <w:r w:rsidR="00546ACF">
        <w:fldChar w:fldCharType="end"/>
      </w:r>
      <w:r w:rsidR="00E373C0" w:rsidRPr="00E373C0">
        <w:t xml:space="preserve">. </w:t>
      </w:r>
      <w:r w:rsidR="002B16A4">
        <w:t xml:space="preserve">Additionally, </w:t>
      </w:r>
      <w:r w:rsidR="00E373C0" w:rsidRPr="00E373C0">
        <w:t>4-hydroxyhippuric acid</w:t>
      </w:r>
      <w:r w:rsidR="00942361">
        <w:t>, a</w:t>
      </w:r>
      <w:r w:rsidR="00E373C0" w:rsidRPr="00E373C0">
        <w:t xml:space="preserve"> </w:t>
      </w:r>
      <w:r w:rsidR="002B16A4">
        <w:t>gut microbiome</w:t>
      </w:r>
      <w:r w:rsidR="002B16A4" w:rsidRPr="00E373C0" w:rsidDel="002B16A4">
        <w:t xml:space="preserve"> </w:t>
      </w:r>
      <w:r w:rsidR="00942361">
        <w:t xml:space="preserve">-derived </w:t>
      </w:r>
      <w:r w:rsidR="002B16A4" w:rsidRPr="00E373C0">
        <w:t>polyphenol</w:t>
      </w:r>
      <w:r w:rsidR="002B16A4" w:rsidDel="002B16A4">
        <w:t xml:space="preserve"> </w:t>
      </w:r>
      <w:r w:rsidR="00942361">
        <w:t>metabolite</w:t>
      </w:r>
      <w:r w:rsidR="002B16A4">
        <w:t>, was</w:t>
      </w:r>
      <w:r w:rsidR="00546ACF">
        <w:t xml:space="preserve"> </w:t>
      </w:r>
      <w:r w:rsidR="002B16A4">
        <w:t>elevated among those with sustained weight loss. While this metabolite has been lin</w:t>
      </w:r>
      <w:r w:rsidR="0059170A">
        <w:t>ked to higher</w:t>
      </w:r>
      <w:r w:rsidR="00546ACF">
        <w:t xml:space="preserve"> fruit and vegetable intake and </w:t>
      </w:r>
      <w:r w:rsidR="0059170A">
        <w:t xml:space="preserve">improved </w:t>
      </w:r>
      <w:r w:rsidR="00546ACF">
        <w:t xml:space="preserve">metabolic </w:t>
      </w:r>
      <w:r w:rsidR="0059170A">
        <w:t>profile</w:t>
      </w:r>
      <w:r w:rsidR="00546ACF" w:rsidRPr="00C26A81">
        <w:fldChar w:fldCharType="begin">
          <w:fldData xml:space="preserve">PEVuZE5vdGU+PENpdGU+PEF1dGhvcj5CcmlhbDwvQXV0aG9yPjxZZWFyPjIwMjE8L1llYXI+PFJl
Y051bT42OTYyPC9SZWNOdW0+PERpc3BsYXlUZXh0PjxzdHlsZSBmYWNlPSJzdXBlcnNjcmlwdCI+
NDYsNDc8L3N0eWxlPjwvRGlzcGxheVRleHQ+PHJlY29yZD48cmVjLW51bWJlcj42OTYyPC9yZWMt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3114D9">
        <w:instrText xml:space="preserve"> ADDIN EN.CITE </w:instrText>
      </w:r>
      <w:r w:rsidR="003114D9">
        <w:fldChar w:fldCharType="begin">
          <w:fldData xml:space="preserve">PEVuZE5vdGU+PENpdGU+PEF1dGhvcj5CcmlhbDwvQXV0aG9yPjxZZWFyPjIwMjE8L1llYXI+PFJl
Y051bT42OTYyPC9SZWNOdW0+PERpc3BsYXlUZXh0PjxzdHlsZSBmYWNlPSJzdXBlcnNjcmlwdCI+
NDYsNDc8L3N0eWxlPjwvRGlzcGxheVRleHQ+PHJlY29yZD48cmVjLW51bWJlcj42OTYyPC9yZWMt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3114D9">
        <w:instrText xml:space="preserve"> ADDIN EN.CITE.DATA </w:instrText>
      </w:r>
      <w:r w:rsidR="003114D9">
        <w:fldChar w:fldCharType="end"/>
      </w:r>
      <w:r w:rsidR="00546ACF" w:rsidRPr="00C26A81">
        <w:fldChar w:fldCharType="separate"/>
      </w:r>
      <w:r w:rsidR="003114D9" w:rsidRPr="003114D9">
        <w:rPr>
          <w:noProof/>
          <w:vertAlign w:val="superscript"/>
        </w:rPr>
        <w:t>46,47</w:t>
      </w:r>
      <w:r w:rsidR="00546ACF" w:rsidRPr="00C26A81">
        <w:fldChar w:fldCharType="end"/>
      </w:r>
      <w:r w:rsidR="00942361">
        <w:t xml:space="preserve">, </w:t>
      </w:r>
      <w:r w:rsidR="0059170A">
        <w:t xml:space="preserve">its </w:t>
      </w:r>
      <w:r w:rsidR="00D5127E">
        <w:t>elevation</w:t>
      </w:r>
      <w:r w:rsidR="0059170A">
        <w:t xml:space="preserve"> may reflect </w:t>
      </w:r>
      <w:r w:rsidR="0059170A">
        <w:lastRenderedPageBreak/>
        <w:t xml:space="preserve">differences in dietary exposure, microbial activity, or both. These associations warrant further investigation to determine whether they represent causal mechanisms or downstream consequences of divergent weight trajectories. </w:t>
      </w:r>
    </w:p>
    <w:p w14:paraId="525BA322" w14:textId="5996F352" w:rsidR="00CB0838" w:rsidRDefault="00C31444" w:rsidP="00DE6744">
      <w:pPr>
        <w:spacing w:before="100" w:beforeAutospacing="1" w:after="100" w:afterAutospacing="1" w:line="480" w:lineRule="auto"/>
      </w:pPr>
      <w:r>
        <w:t>Other metabolites</w:t>
      </w:r>
      <w:r w:rsidR="00D428A6">
        <w:t xml:space="preserve"> in the </w:t>
      </w:r>
      <w:proofErr w:type="spellStart"/>
      <w:r w:rsidR="00D428A6">
        <w:t>MetRS</w:t>
      </w:r>
      <w:proofErr w:type="spellEnd"/>
      <w:r>
        <w:t xml:space="preserve"> were related to n</w:t>
      </w:r>
      <w:r w:rsidR="00E373C0" w:rsidRPr="00E373C0">
        <w:t xml:space="preserve">ucleotide </w:t>
      </w:r>
      <w:r w:rsidR="00D5127E">
        <w:t xml:space="preserve">metabolism </w:t>
      </w:r>
      <w:r w:rsidR="00E373C0" w:rsidRPr="00E373C0">
        <w:t xml:space="preserve">and amino acid </w:t>
      </w:r>
      <w:r w:rsidR="00D5127E">
        <w:t>ca</w:t>
      </w:r>
      <w:r w:rsidR="00D5127E" w:rsidRPr="00E373C0">
        <w:t>tabolism</w:t>
      </w:r>
      <w:r w:rsidR="00942361">
        <w:t xml:space="preserve">. </w:t>
      </w:r>
      <w:r w:rsidR="00E373C0" w:rsidRPr="00E373C0">
        <w:t xml:space="preserve">Hydroxyproline, </w:t>
      </w:r>
      <w:r w:rsidR="00CB0838">
        <w:t xml:space="preserve">a byproduct </w:t>
      </w:r>
      <w:r w:rsidR="00942361">
        <w:t>of</w:t>
      </w:r>
      <w:r w:rsidR="00E373C0" w:rsidRPr="00E373C0">
        <w:t xml:space="preserve"> collagen </w:t>
      </w:r>
      <w:r w:rsidR="00D5127E">
        <w:t>turnover</w:t>
      </w:r>
      <w:r w:rsidR="00546ACF">
        <w:fldChar w:fldCharType="begin">
          <w:fldData xml:space="preserve">PEVuZE5vdGU+PENpdGU+PEF1dGhvcj5XdTwvQXV0aG9yPjxZZWFyPjIwMTk8L1llYXI+PFJlY051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</w:fldData>
        </w:fldChar>
      </w:r>
      <w:r w:rsidR="003114D9">
        <w:instrText xml:space="preserve"> ADDIN EN.CITE </w:instrText>
      </w:r>
      <w:r w:rsidR="003114D9">
        <w:fldChar w:fldCharType="begin">
          <w:fldData xml:space="preserve">PEVuZE5vdGU+PENpdGU+PEF1dGhvcj5XdTwvQXV0aG9yPjxZZWFyPjIwMTk8L1llYXI+PFJlY051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</w:fldData>
        </w:fldChar>
      </w:r>
      <w:r w:rsidR="003114D9">
        <w:instrText xml:space="preserve"> ADDIN EN.CITE.DATA </w:instrText>
      </w:r>
      <w:r w:rsidR="003114D9">
        <w:fldChar w:fldCharType="end"/>
      </w:r>
      <w:r w:rsidR="00546ACF">
        <w:fldChar w:fldCharType="separate"/>
      </w:r>
      <w:r w:rsidR="003114D9" w:rsidRPr="003114D9">
        <w:rPr>
          <w:noProof/>
          <w:vertAlign w:val="superscript"/>
        </w:rPr>
        <w:t>48</w:t>
      </w:r>
      <w:r w:rsidR="00546ACF">
        <w:fldChar w:fldCharType="end"/>
      </w:r>
      <w:r w:rsidR="00E373C0" w:rsidRPr="00E373C0">
        <w:t xml:space="preserve">, </w:t>
      </w:r>
      <w:r w:rsidR="00D5127E">
        <w:t xml:space="preserve">along with </w:t>
      </w:r>
      <w:r w:rsidR="00CB0838">
        <w:t xml:space="preserve">nucleoside derivatives </w:t>
      </w:r>
      <w:r w:rsidR="00E373C0" w:rsidRPr="00E373C0">
        <w:t>1-methylguanosine</w:t>
      </w:r>
      <w:r w:rsidR="00546ACF" w:rsidRPr="00726625">
        <w:fldChar w:fldCharType="begin">
          <w:fldData xml:space="preserve">PEVuZE5vdGU+PENpdGU+PEF1dGhvcj5Ba2l5YW1hPC9BdXRob3I+PFllYXI+MjAyNDwvWWVhcj48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=
</w:fldData>
        </w:fldChar>
      </w:r>
      <w:r w:rsidR="003114D9">
        <w:instrText xml:space="preserve"> ADDIN EN.CITE </w:instrText>
      </w:r>
      <w:r w:rsidR="003114D9">
        <w:fldChar w:fldCharType="begin">
          <w:fldData xml:space="preserve">PEVuZE5vdGU+PENpdGU+PEF1dGhvcj5Ba2l5YW1hPC9BdXRob3I+PFllYXI+MjAyNDwvWWVhcj48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=
</w:fldData>
        </w:fldChar>
      </w:r>
      <w:r w:rsidR="003114D9">
        <w:instrText xml:space="preserve"> ADDIN EN.CITE.DATA </w:instrText>
      </w:r>
      <w:r w:rsidR="003114D9">
        <w:fldChar w:fldCharType="end"/>
      </w:r>
      <w:r w:rsidR="00546ACF" w:rsidRPr="00726625">
        <w:fldChar w:fldCharType="separate"/>
      </w:r>
      <w:r w:rsidR="003114D9" w:rsidRPr="003114D9">
        <w:rPr>
          <w:noProof/>
          <w:vertAlign w:val="superscript"/>
        </w:rPr>
        <w:t>49</w:t>
      </w:r>
      <w:r w:rsidR="00546ACF" w:rsidRPr="00726625">
        <w:fldChar w:fldCharType="end"/>
      </w:r>
      <w:r w:rsidR="00E373C0" w:rsidRPr="00E373C0">
        <w:t xml:space="preserve"> and N-carbamoyl-β-alanine</w:t>
      </w:r>
      <w:r w:rsidR="00546ACF" w:rsidRPr="00726625">
        <w:rPr>
          <w:rFonts w:eastAsia="MS Gothic"/>
        </w:rPr>
        <w:fldChar w:fldCharType="begin">
          <w:fldData xml:space="preserve">PEVuZE5vdGU+PENpdGU+PEF1dGhvcj5HYW5kYTwvQXV0aG9yPjxZZWFyPjIwMTc8L1llYXI+PFJl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</w:fldData>
        </w:fldChar>
      </w:r>
      <w:r w:rsidR="003114D9">
        <w:rPr>
          <w:rFonts w:eastAsia="MS Gothic"/>
        </w:rPr>
        <w:instrText xml:space="preserve"> ADDIN EN.CITE </w:instrText>
      </w:r>
      <w:r w:rsidR="003114D9">
        <w:rPr>
          <w:rFonts w:eastAsia="MS Gothic"/>
        </w:rPr>
        <w:fldChar w:fldCharType="begin">
          <w:fldData xml:space="preserve">PEVuZE5vdGU+PENpdGU+PEF1dGhvcj5HYW5kYTwvQXV0aG9yPjxZZWFyPjIwMTc8L1llYXI+PFJl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</w:fldData>
        </w:fldChar>
      </w:r>
      <w:r w:rsidR="003114D9">
        <w:rPr>
          <w:rFonts w:eastAsia="MS Gothic"/>
        </w:rPr>
        <w:instrText xml:space="preserve"> ADDIN EN.CITE.DATA </w:instrText>
      </w:r>
      <w:r w:rsidR="003114D9">
        <w:rPr>
          <w:rFonts w:eastAsia="MS Gothic"/>
        </w:rPr>
      </w:r>
      <w:r w:rsidR="003114D9">
        <w:rPr>
          <w:rFonts w:eastAsia="MS Gothic"/>
        </w:rPr>
        <w:fldChar w:fldCharType="end"/>
      </w:r>
      <w:r w:rsidR="00546ACF" w:rsidRPr="00726625">
        <w:rPr>
          <w:rFonts w:eastAsia="MS Gothic"/>
        </w:rPr>
        <w:fldChar w:fldCharType="separate"/>
      </w:r>
      <w:r w:rsidR="003114D9" w:rsidRPr="003114D9">
        <w:rPr>
          <w:rFonts w:eastAsia="MS Gothic"/>
          <w:noProof/>
          <w:vertAlign w:val="superscript"/>
        </w:rPr>
        <w:t>50</w:t>
      </w:r>
      <w:r w:rsidR="00546ACF" w:rsidRPr="00726625">
        <w:rPr>
          <w:rFonts w:eastAsia="MS Gothic"/>
        </w:rPr>
        <w:fldChar w:fldCharType="end"/>
      </w:r>
      <w:r w:rsidR="00942361">
        <w:t xml:space="preserve">, </w:t>
      </w:r>
      <w:r w:rsidR="00E373C0" w:rsidRPr="00E373C0">
        <w:t xml:space="preserve">were </w:t>
      </w:r>
      <w:r w:rsidR="00CB0838">
        <w:t>enriched in individuals</w:t>
      </w:r>
      <w:r w:rsidR="00CB0838" w:rsidRPr="00E373C0">
        <w:t xml:space="preserve"> </w:t>
      </w:r>
      <w:r w:rsidR="00E373C0" w:rsidRPr="00E373C0">
        <w:t xml:space="preserve">with </w:t>
      </w:r>
      <w:r w:rsidR="00942361">
        <w:t>sustained</w:t>
      </w:r>
      <w:r w:rsidR="00CB0838">
        <w:t xml:space="preserve"> weight loss</w:t>
      </w:r>
      <w:r w:rsidR="00942361">
        <w:t xml:space="preserve">, </w:t>
      </w:r>
      <w:r w:rsidR="00CB0838">
        <w:t>suggesting</w:t>
      </w:r>
      <w:r w:rsidR="00942361">
        <w:t xml:space="preserve"> preserved redox</w:t>
      </w:r>
      <w:r w:rsidR="00CB0838">
        <w:t xml:space="preserve"> status</w:t>
      </w:r>
      <w:r w:rsidR="00942361">
        <w:t xml:space="preserve"> and mitochondrial </w:t>
      </w:r>
      <w:r w:rsidR="00CB0838">
        <w:t>integrity</w:t>
      </w:r>
      <w:r w:rsidR="00E373C0" w:rsidRPr="00E373C0">
        <w:t xml:space="preserve">. </w:t>
      </w:r>
      <w:r w:rsidR="00D5127E">
        <w:t xml:space="preserve">Lower </w:t>
      </w:r>
      <w:r w:rsidR="009B0630">
        <w:t>preoperative levels of</w:t>
      </w:r>
      <w:r w:rsidR="00E373C0" w:rsidRPr="00E373C0">
        <w:t xml:space="preserve"> N-</w:t>
      </w:r>
      <w:proofErr w:type="spellStart"/>
      <w:r w:rsidR="00E373C0" w:rsidRPr="00E373C0">
        <w:t>acetylserine</w:t>
      </w:r>
      <w:proofErr w:type="spellEnd"/>
      <w:r w:rsidR="00C830BE">
        <w:t>,</w:t>
      </w:r>
      <w:ins w:id="86" w:author="Thaker, Vidhu V." w:date="2026-02-17T13:00:00Z" w16du:dateUtc="2026-02-17T18:00:00Z">
        <w:r w:rsidR="00C830BE">
          <w:t xml:space="preserve"> </w:t>
        </w:r>
      </w:ins>
      <w:r w:rsidR="00942361">
        <w:t>a serine pathway intermediate</w:t>
      </w:r>
      <w:r w:rsidR="00CB0838">
        <w:t xml:space="preserve"> involved</w:t>
      </w:r>
      <w:r w:rsidR="009B0630">
        <w:t xml:space="preserve"> in</w:t>
      </w:r>
      <w:r w:rsidR="00942361">
        <w:t xml:space="preserve"> </w:t>
      </w:r>
      <w:r w:rsidR="002A768B">
        <w:t xml:space="preserve">one-carbon </w:t>
      </w:r>
      <w:r w:rsidR="009B0630">
        <w:t>metabolism and</w:t>
      </w:r>
      <w:r w:rsidR="00E373C0" w:rsidRPr="00E373C0">
        <w:t xml:space="preserve"> </w:t>
      </w:r>
      <w:r w:rsidR="00D5127E">
        <w:t>antioxidant defense</w:t>
      </w:r>
      <w:r w:rsidR="009B0630" w:rsidRPr="00726625">
        <w:fldChar w:fldCharType="begin">
          <w:fldData xml:space="preserve">PEVuZE5vdGU+PENpdGU+PEF1dGhvcj5Ib2xtPC9BdXRob3I+PFllYXI+MjAxOTwvWWVhcj48UmVj
TnVtPjgzMzA8L1JlY051bT48RGlzcGxheVRleHQ+PHN0eWxlIGZhY2U9InN1cGVyc2NyaXB0Ij41
MTwvc3R5bGU+PC9EaXNwbGF5VGV4dD48cmVjb3JkPjxyZWMtbnVtYmVyPjgzMzA8L3JlYy1udW1i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3114D9">
        <w:instrText xml:space="preserve"> ADDIN EN.CITE </w:instrText>
      </w:r>
      <w:r w:rsidR="003114D9">
        <w:fldChar w:fldCharType="begin">
          <w:fldData xml:space="preserve">PEVuZE5vdGU+PENpdGU+PEF1dGhvcj5Ib2xtPC9BdXRob3I+PFllYXI+MjAxOTwvWWVhcj48UmVj
TnVtPjgzMzA8L1JlY051bT48RGlzcGxheVRleHQ+PHN0eWxlIGZhY2U9InN1cGVyc2NyaXB0Ij41
MTwvc3R5bGU+PC9EaXNwbGF5VGV4dD48cmVjb3JkPjxyZWMtbnVtYmVyPjgzMzA8L3JlYy1udW1i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3114D9">
        <w:instrText xml:space="preserve"> ADDIN EN.CITE.DATA </w:instrText>
      </w:r>
      <w:r w:rsidR="003114D9">
        <w:fldChar w:fldCharType="end"/>
      </w:r>
      <w:r w:rsidR="009B0630" w:rsidRPr="00726625">
        <w:fldChar w:fldCharType="separate"/>
      </w:r>
      <w:r w:rsidR="003114D9" w:rsidRPr="003114D9">
        <w:rPr>
          <w:noProof/>
          <w:vertAlign w:val="superscript"/>
        </w:rPr>
        <w:t>51</w:t>
      </w:r>
      <w:r w:rsidR="009B0630" w:rsidRPr="00726625">
        <w:fldChar w:fldCharType="end"/>
      </w:r>
      <w:r w:rsidR="00C830BE">
        <w:t xml:space="preserve">, </w:t>
      </w:r>
      <w:r w:rsidR="009B0630">
        <w:t xml:space="preserve">may </w:t>
      </w:r>
      <w:r w:rsidR="00D5127E">
        <w:t xml:space="preserve">reflect </w:t>
      </w:r>
      <w:r w:rsidR="009B0630">
        <w:t>impaired serine</w:t>
      </w:r>
      <w:r w:rsidR="00CB0838">
        <w:t>-</w:t>
      </w:r>
      <w:r w:rsidR="009B0630">
        <w:t>dependent metabolic flexibility</w:t>
      </w:r>
      <w:r w:rsidR="002A768B">
        <w:t>.</w:t>
      </w:r>
      <w:r w:rsidR="009B0630">
        <w:t xml:space="preserve"> Given </w:t>
      </w:r>
      <w:r w:rsidR="00D5127E">
        <w:t xml:space="preserve">the role of </w:t>
      </w:r>
      <w:r w:rsidR="009B0630">
        <w:t>serine in glucose regulation, insulin sensitivity</w:t>
      </w:r>
      <w:r w:rsidR="009B0630" w:rsidRPr="00726625">
        <w:fldChar w:fldCharType="begin"/>
      </w:r>
      <w:r w:rsidR="003114D9">
        <w:instrText xml:space="preserve"> ADDIN EN.CITE &lt;EndNote&gt;&lt;Cite&gt;&lt;Author&gt;Shan&lt;/Author&gt;&lt;Year&gt;2025&lt;/Year&gt;&lt;RecNum&gt;11296&lt;/RecNum&gt;&lt;DisplayText&gt;&lt;style face="superscript"&gt;52&lt;/style&gt;&lt;/DisplayText&gt;&lt;record&gt;&lt;rec-number&gt;11296&lt;/rec-number&gt;&lt;foreign-keys&gt;&lt;key app="EN" db-id="dpd2vxvzbrettiewttmxv505wwsfzatsx2zd" timestamp="1746353396" guid="2e50849c-5a1d-4c86-8758-80e08705cff7"&gt;11296&lt;/key&gt;&lt;/foreign-keys&gt;&lt;ref-type name="Journal Article"&gt;17&lt;/ref-type&gt;&lt;contributors&gt;&lt;authors&gt;&lt;author&gt;Shan, S.&lt;/author&gt;&lt;author&gt;Hoffman, J. M.&lt;/author&gt;&lt;/authors&gt;&lt;/contributors&gt;&lt;auth-address&gt;Department of Biological Sciences, Augusta University, Augusta, GA, 30912, USA. sshan@augusta.edu.&amp;#xD;Department of Biological Sciences, Augusta University, Augusta, GA, 30912, USA. jehoffman@augusta.edu.&lt;/auth-address&gt;&lt;titles&gt;&lt;title&gt;Serine metabolism in aging and age-related diseases&lt;/title&gt;&lt;secondary-title&gt;Geroscience&lt;/secondary-title&gt;&lt;/titles&gt;&lt;periodical&gt;&lt;full-title&gt;Geroscience&lt;/full-title&gt;&lt;/periodical&gt;&lt;pages&gt;611-630&lt;/pages&gt;&lt;volume&gt;47&lt;/volume&gt;&lt;number&gt;1&lt;/number&gt;&lt;edition&gt;20241125&lt;/edition&gt;&lt;keywords&gt;&lt;keyword&gt;Humans&lt;/keyword&gt;&lt;keyword&gt;*Aging/metabolism&lt;/keyword&gt;&lt;keyword&gt;*Serine/metabolism&lt;/keyword&gt;&lt;keyword&gt;Animals&lt;/keyword&gt;&lt;keyword&gt;Age-related diseases&lt;/keyword&gt;&lt;keyword&gt;Aging&lt;/keyword&gt;&lt;keyword&gt;Longevity&lt;/keyword&gt;&lt;keyword&gt;Metabolism&lt;/keyword&gt;&lt;keyword&gt;Oxidative stress&lt;/keyword&gt;&lt;keyword&gt;Serine&lt;/keyword&gt;&lt;/keywords&gt;&lt;dates&gt;&lt;year&gt;2025&lt;/year&gt;&lt;pub-dates&gt;&lt;date&gt;Feb&lt;/date&gt;&lt;/pub-dates&gt;&lt;/dates&gt;&lt;isbn&gt;2509-2715 (Print)&amp;#xD;2509-2723&lt;/isbn&gt;&lt;accession-num&gt;39585647&lt;/accession-num&gt;&lt;urls&gt;&lt;related-urls&gt;&lt;url&gt;https://link-springer-com.ezproxy.cul.columbia.edu/content/pdf/10.1007/s11357-024-01444-1.pdf&lt;/url&gt;&lt;/related-urls&gt;&lt;/urls&gt;&lt;custom1&gt;Declarations. Conflict of interest: The authors declare no competing interests.&lt;/custom1&gt;&lt;custom2&gt;PMC11872823&lt;/custom2&gt;&lt;electronic-resource-num&gt;10.1007/s11357-024-01444-1&lt;/electronic-resource-num&gt;&lt;remote-database-provider&gt;NLM&lt;/remote-database-provider&gt;&lt;language&gt;eng&lt;/language&gt;&lt;/record&gt;&lt;/Cite&gt;&lt;/EndNote&gt;</w:instrText>
      </w:r>
      <w:r w:rsidR="009B0630" w:rsidRPr="00726625">
        <w:fldChar w:fldCharType="separate"/>
      </w:r>
      <w:r w:rsidR="003114D9" w:rsidRPr="003114D9">
        <w:rPr>
          <w:noProof/>
          <w:vertAlign w:val="superscript"/>
        </w:rPr>
        <w:t>52</w:t>
      </w:r>
      <w:r w:rsidR="009B0630" w:rsidRPr="00726625">
        <w:fldChar w:fldCharType="end"/>
      </w:r>
      <w:r w:rsidR="009B0630">
        <w:t>, and hypothalamic energy sensing</w:t>
      </w:r>
      <w:r w:rsidR="009B0630" w:rsidRPr="00726625">
        <w:fldChar w:fldCharType="begin">
          <w:fldData xml:space="preserve">PEVuZE5vdGU+PENpdGU+PEF1dGhvcj5aaG91PC9BdXRob3I+PFllYXI+MjAxODwvWWVhcj48UmVj
TnVtPjk2NDU8L1JlY051bT48RGlzcGxheVRleHQ+PHN0eWxlIGZhY2U9InN1cGVyc2NyaXB0Ij41
Myw1NDwvc3R5bGU+PC9EaXNwbGF5VGV4dD48cmVjb3JkPjxyZWMtbnVtYmVyPjk2NDU8L3JlYy1u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3114D9">
        <w:instrText xml:space="preserve"> ADDIN EN.CITE </w:instrText>
      </w:r>
      <w:r w:rsidR="003114D9">
        <w:fldChar w:fldCharType="begin">
          <w:fldData xml:space="preserve">PEVuZE5vdGU+PENpdGU+PEF1dGhvcj5aaG91PC9BdXRob3I+PFllYXI+MjAxODwvWWVhcj48UmVj
TnVtPjk2NDU8L1JlY051bT48RGlzcGxheVRleHQ+PHN0eWxlIGZhY2U9InN1cGVyc2NyaXB0Ij41
Myw1NDwvc3R5bGU+PC9EaXNwbGF5VGV4dD48cmVjb3JkPjxyZWMtbnVtYmVyPjk2NDU8L3JlYy1u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3114D9">
        <w:instrText xml:space="preserve"> ADDIN EN.CITE.DATA </w:instrText>
      </w:r>
      <w:r w:rsidR="003114D9">
        <w:fldChar w:fldCharType="end"/>
      </w:r>
      <w:r w:rsidR="009B0630" w:rsidRPr="00726625">
        <w:fldChar w:fldCharType="separate"/>
      </w:r>
      <w:r w:rsidR="003114D9" w:rsidRPr="003114D9">
        <w:rPr>
          <w:noProof/>
          <w:vertAlign w:val="superscript"/>
        </w:rPr>
        <w:t>53,54</w:t>
      </w:r>
      <w:r w:rsidR="009B0630" w:rsidRPr="00726625">
        <w:fldChar w:fldCharType="end"/>
      </w:r>
      <w:r w:rsidR="009B0630">
        <w:t>, diminished N-</w:t>
      </w:r>
      <w:proofErr w:type="spellStart"/>
      <w:r w:rsidR="009B0630">
        <w:t>acetylserine</w:t>
      </w:r>
      <w:proofErr w:type="spellEnd"/>
      <w:r w:rsidR="009B0630">
        <w:t xml:space="preserve"> may </w:t>
      </w:r>
      <w:r w:rsidR="00D5127E">
        <w:t xml:space="preserve">serve as a marker of </w:t>
      </w:r>
      <w:r w:rsidR="009B0630">
        <w:t>systemic metabolic stress</w:t>
      </w:r>
      <w:r w:rsidR="00D5127E">
        <w:t xml:space="preserve"> that</w:t>
      </w:r>
      <w:r w:rsidR="009B0630">
        <w:t xml:space="preserve"> </w:t>
      </w:r>
      <w:r w:rsidR="00D5127E">
        <w:t xml:space="preserve">predisposes </w:t>
      </w:r>
      <w:r w:rsidR="00CB0838">
        <w:t xml:space="preserve">individuals </w:t>
      </w:r>
      <w:r w:rsidR="009B0630">
        <w:t xml:space="preserve">to weight regain </w:t>
      </w:r>
      <w:r w:rsidR="00D5127E">
        <w:t xml:space="preserve">following </w:t>
      </w:r>
      <w:r w:rsidR="009B0630">
        <w:t>MBS.</w:t>
      </w:r>
      <w:r>
        <w:t xml:space="preserve"> </w:t>
      </w:r>
      <w:r w:rsidR="00E373C0" w:rsidRPr="00E373C0">
        <w:t>Conversely, β-</w:t>
      </w:r>
      <w:proofErr w:type="spellStart"/>
      <w:r w:rsidR="00E373C0" w:rsidRPr="00E373C0">
        <w:t>aminoisobutyric</w:t>
      </w:r>
      <w:proofErr w:type="spellEnd"/>
      <w:r w:rsidR="00E373C0" w:rsidRPr="00E373C0">
        <w:t xml:space="preserve"> acid (BAIBA)—a myokine-like molecule </w:t>
      </w:r>
      <w:r w:rsidR="00D5127E">
        <w:t>linked to</w:t>
      </w:r>
      <w:r w:rsidR="00E373C0" w:rsidRPr="00E373C0">
        <w:t xml:space="preserve"> fatty acid oxidation and insulin sensitivity</w:t>
      </w:r>
      <w:r w:rsidR="009B0630" w:rsidRPr="00726625">
        <w:fldChar w:fldCharType="begin">
          <w:fldData xml:space="preserve">PEVuZE5vdGU+PENpdGU+PEF1dGhvcj5Sb2JlcnRzPC9BdXRob3I+PFllYXI+MjAxNDwvWWVhcj48
UmVjTnVtPjk2NTk8L1JlY051bT48RGlzcGxheVRleHQ+PHN0eWxlIGZhY2U9InN1cGVyc2NyaXB0
Ij41NSw1Njwvc3R5bGU+PC9EaXNwbGF5VGV4dD48cmVjb3JkPjxyZWMtbnVtYmVyPjk2NTk8L3Jl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IHJnZXJzenRlbkBwYXJ0bmVycy5vcmcuPC9hdXRoLWFkZHJlc3M+PHRpdGxlcz48dGl0bGU+YmV0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</w:fldData>
        </w:fldChar>
      </w:r>
      <w:r w:rsidR="003114D9">
        <w:instrText xml:space="preserve"> ADDIN EN.CITE </w:instrText>
      </w:r>
      <w:r w:rsidR="003114D9">
        <w:fldChar w:fldCharType="begin">
          <w:fldData xml:space="preserve">PEVuZE5vdGU+PENpdGU+PEF1dGhvcj5Sb2JlcnRzPC9BdXRob3I+PFllYXI+MjAxNDwvWWVhcj48
UmVjTnVtPjk2NTk8L1JlY051bT48RGlzcGxheVRleHQ+PHN0eWxlIGZhY2U9InN1cGVyc2NyaXB0
Ij41NSw1Njwvc3R5bGU+PC9EaXNwbGF5VGV4dD48cmVjb3JkPjxyZWMtbnVtYmVyPjk2NTk8L3Jl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IHJnZXJzenRlbkBwYXJ0bmVycy5vcmcuPC9hdXRoLWFkZHJlc3M+PHRpdGxlcz48dGl0bGU+YmV0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</w:fldData>
        </w:fldChar>
      </w:r>
      <w:r w:rsidR="003114D9">
        <w:instrText xml:space="preserve"> ADDIN EN.CITE.DATA </w:instrText>
      </w:r>
      <w:r w:rsidR="003114D9">
        <w:fldChar w:fldCharType="end"/>
      </w:r>
      <w:r w:rsidR="009B0630" w:rsidRPr="00726625">
        <w:fldChar w:fldCharType="separate"/>
      </w:r>
      <w:r w:rsidR="003114D9" w:rsidRPr="003114D9">
        <w:rPr>
          <w:noProof/>
          <w:vertAlign w:val="superscript"/>
        </w:rPr>
        <w:t>55,56</w:t>
      </w:r>
      <w:r w:rsidR="009B0630" w:rsidRPr="00726625">
        <w:fldChar w:fldCharType="end"/>
      </w:r>
      <w:r w:rsidR="00E373C0" w:rsidRPr="00E373C0">
        <w:t xml:space="preserve">—was unexpectedly </w:t>
      </w:r>
      <w:r w:rsidR="00BB50BA">
        <w:t>associated with</w:t>
      </w:r>
      <w:r w:rsidR="00BB50BA" w:rsidRPr="00E373C0">
        <w:t xml:space="preserve"> </w:t>
      </w:r>
      <w:r w:rsidR="00E373C0" w:rsidRPr="00E373C0">
        <w:t xml:space="preserve">adverse outcomes. </w:t>
      </w:r>
      <w:r w:rsidR="00BB50BA">
        <w:t>Although</w:t>
      </w:r>
      <w:r w:rsidR="00BB50BA" w:rsidRPr="00E373C0">
        <w:t xml:space="preserve"> </w:t>
      </w:r>
      <w:r w:rsidR="00E373C0" w:rsidRPr="00E373C0">
        <w:t xml:space="preserve">BAIBA has been </w:t>
      </w:r>
      <w:r w:rsidR="00BB50BA">
        <w:t>shown</w:t>
      </w:r>
      <w:r w:rsidR="00BB50BA" w:rsidRPr="00E373C0">
        <w:t xml:space="preserve"> </w:t>
      </w:r>
      <w:r w:rsidR="00E373C0" w:rsidRPr="00E373C0">
        <w:t xml:space="preserve">to promote </w:t>
      </w:r>
      <w:r w:rsidR="00CB0838">
        <w:t>thermogenesis</w:t>
      </w:r>
      <w:r w:rsidR="00CB0838" w:rsidRPr="00E373C0">
        <w:t xml:space="preserve"> </w:t>
      </w:r>
      <w:r w:rsidR="00E373C0" w:rsidRPr="00E373C0">
        <w:t xml:space="preserve">and </w:t>
      </w:r>
      <w:r w:rsidR="00BB50BA">
        <w:t xml:space="preserve">improve </w:t>
      </w:r>
      <w:r w:rsidR="00E373C0" w:rsidRPr="00E373C0">
        <w:t xml:space="preserve">glucose </w:t>
      </w:r>
      <w:r w:rsidR="00586692">
        <w:t>handling</w:t>
      </w:r>
      <w:r w:rsidR="00E373C0" w:rsidRPr="00E373C0">
        <w:t xml:space="preserve">, </w:t>
      </w:r>
      <w:r w:rsidR="00CB0838">
        <w:t xml:space="preserve">its elevation </w:t>
      </w:r>
      <w:r w:rsidR="00586692">
        <w:t>here</w:t>
      </w:r>
      <w:r w:rsidR="00BB50BA">
        <w:t xml:space="preserve"> </w:t>
      </w:r>
      <w:r w:rsidR="00CB0838">
        <w:t>may reflect a</w:t>
      </w:r>
      <w:r w:rsidR="00E373C0" w:rsidRPr="00E373C0">
        <w:t xml:space="preserve"> compensatory response to early mitochondrial </w:t>
      </w:r>
      <w:r w:rsidR="00586692">
        <w:t xml:space="preserve">dysfunction </w:t>
      </w:r>
      <w:r w:rsidR="00CB0838">
        <w:t xml:space="preserve">or </w:t>
      </w:r>
      <w:r w:rsidR="00BB50BA">
        <w:t>a maladaptive signal</w:t>
      </w:r>
      <w:r w:rsidR="00586692">
        <w:t xml:space="preserve"> in this surgical context</w:t>
      </w:r>
      <w:r w:rsidR="00E373C0" w:rsidRPr="00E373C0">
        <w:t xml:space="preserve">. </w:t>
      </w:r>
      <w:r w:rsidR="00586692">
        <w:t>Supporting this</w:t>
      </w:r>
      <w:r w:rsidR="00CB0838">
        <w:t>, common</w:t>
      </w:r>
      <w:r w:rsidR="00E373C0" w:rsidRPr="00E373C0">
        <w:t xml:space="preserve"> variants in </w:t>
      </w:r>
      <w:r w:rsidR="00CB0838" w:rsidRPr="00277DBB">
        <w:t>AGXT2</w:t>
      </w:r>
      <w:r w:rsidR="00CB0838">
        <w:t xml:space="preserve">, </w:t>
      </w:r>
      <w:r w:rsidR="00E373C0" w:rsidRPr="00E373C0">
        <w:t>the</w:t>
      </w:r>
      <w:r w:rsidR="00CB0838">
        <w:t xml:space="preserve"> </w:t>
      </w:r>
      <w:r w:rsidR="00E373C0" w:rsidRPr="00E373C0">
        <w:t>BAIBA-regulating enzyme</w:t>
      </w:r>
      <w:r w:rsidR="009B0630" w:rsidRPr="00726625">
        <w:fldChar w:fldCharType="begin">
          <w:fldData xml:space="preserve">PEVuZE5vdGU+PENpdGU+PEF1dGhvcj5MdW5lYnVyZzwvQXV0aG9yPjxZZWFyPjIwMTQ8L1llYXI+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</w:fldData>
        </w:fldChar>
      </w:r>
      <w:r w:rsidR="003114D9">
        <w:instrText xml:space="preserve"> ADDIN EN.CITE </w:instrText>
      </w:r>
      <w:r w:rsidR="003114D9">
        <w:fldChar w:fldCharType="begin">
          <w:fldData xml:space="preserve">PEVuZE5vdGU+PENpdGU+PEF1dGhvcj5MdW5lYnVyZzwvQXV0aG9yPjxZZWFyPjIwMTQ8L1llYXI+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</w:fldData>
        </w:fldChar>
      </w:r>
      <w:r w:rsidR="003114D9">
        <w:instrText xml:space="preserve"> ADDIN EN.CITE.DATA </w:instrText>
      </w:r>
      <w:r w:rsidR="003114D9">
        <w:fldChar w:fldCharType="end"/>
      </w:r>
      <w:r w:rsidR="009B0630" w:rsidRPr="00726625">
        <w:fldChar w:fldCharType="separate"/>
      </w:r>
      <w:r w:rsidR="003114D9" w:rsidRPr="003114D9">
        <w:rPr>
          <w:noProof/>
          <w:vertAlign w:val="superscript"/>
        </w:rPr>
        <w:t>57</w:t>
      </w:r>
      <w:r w:rsidR="009B0630" w:rsidRPr="00726625">
        <w:fldChar w:fldCharType="end"/>
      </w:r>
      <w:r w:rsidR="00CB0838">
        <w:t xml:space="preserve">, </w:t>
      </w:r>
      <w:r w:rsidR="00E373C0" w:rsidRPr="00E373C0">
        <w:t xml:space="preserve"> were associated with both </w:t>
      </w:r>
      <w:r w:rsidR="00BB50BA">
        <w:t xml:space="preserve">circulating </w:t>
      </w:r>
      <w:r w:rsidR="00E373C0" w:rsidRPr="00E373C0">
        <w:t xml:space="preserve">BAIBA levels and </w:t>
      </w:r>
      <w:r w:rsidR="00BB50BA">
        <w:t xml:space="preserve">the composite </w:t>
      </w:r>
      <w:proofErr w:type="spellStart"/>
      <w:r w:rsidR="00E373C0" w:rsidRPr="00E373C0">
        <w:t>MetRS</w:t>
      </w:r>
      <w:proofErr w:type="spellEnd"/>
      <w:r w:rsidR="00BB50BA">
        <w:t>. This may reflect either a</w:t>
      </w:r>
      <w:r w:rsidR="00E373C0" w:rsidRPr="00E373C0">
        <w:t xml:space="preserve"> </w:t>
      </w:r>
      <w:r w:rsidR="00586692">
        <w:t xml:space="preserve">strong </w:t>
      </w:r>
      <w:r w:rsidR="00BB50BA">
        <w:t>contribution of BAIBA to the</w:t>
      </w:r>
      <w:r w:rsidR="00586692">
        <w:t xml:space="preserve"> overall</w:t>
      </w:r>
      <w:r w:rsidR="00BB50BA">
        <w:t xml:space="preserve"> </w:t>
      </w:r>
      <w:proofErr w:type="spellStart"/>
      <w:r w:rsidR="00BB50BA">
        <w:t>MetRS</w:t>
      </w:r>
      <w:proofErr w:type="spellEnd"/>
      <w:r w:rsidR="00BB50BA">
        <w:t xml:space="preserve"> or a genetic signal for BAIBA that </w:t>
      </w:r>
      <w:r w:rsidR="00586692">
        <w:t>remains detectable even</w:t>
      </w:r>
      <w:r w:rsidR="00BB50BA">
        <w:t xml:space="preserve"> within the composite </w:t>
      </w:r>
      <w:r w:rsidR="00586692">
        <w:t>model</w:t>
      </w:r>
      <w:r w:rsidR="00BB50BA">
        <w:t xml:space="preserve">. </w:t>
      </w:r>
    </w:p>
    <w:p w14:paraId="0B76A54A" w14:textId="5A819FF8" w:rsidR="00586692" w:rsidRPr="00E373C0" w:rsidRDefault="00CB0838" w:rsidP="00DE6744">
      <w:pPr>
        <w:spacing w:before="100" w:beforeAutospacing="1" w:after="100" w:afterAutospacing="1" w:line="480" w:lineRule="auto"/>
      </w:pPr>
      <w:r>
        <w:t>Additional metabolites associated with weight regain included k</w:t>
      </w:r>
      <w:r w:rsidR="00E373C0" w:rsidRPr="00E373C0">
        <w:t>ynurenine, a tryptophan</w:t>
      </w:r>
      <w:r w:rsidR="00586692">
        <w:t>-derived metabolite</w:t>
      </w:r>
      <w:r w:rsidR="00E373C0" w:rsidRPr="00E373C0">
        <w:t xml:space="preserve"> </w:t>
      </w:r>
      <w:r w:rsidR="00586692">
        <w:t>linked to</w:t>
      </w:r>
      <w:r>
        <w:t xml:space="preserve"> </w:t>
      </w:r>
      <w:r w:rsidR="00E373C0" w:rsidRPr="00E373C0">
        <w:t xml:space="preserve">inflammation </w:t>
      </w:r>
      <w:r>
        <w:t>and</w:t>
      </w:r>
      <w:r w:rsidRPr="00E373C0">
        <w:t xml:space="preserve"> </w:t>
      </w:r>
      <w:r w:rsidR="00E373C0" w:rsidRPr="00E373C0">
        <w:t xml:space="preserve">appetite regulation via aryl hydrocarbon receptor </w:t>
      </w:r>
      <w:r w:rsidR="00E373C0" w:rsidRPr="00E373C0">
        <w:lastRenderedPageBreak/>
        <w:t>signaling</w:t>
      </w:r>
      <w:r w:rsidR="009B0630">
        <w:fldChar w:fldCharType="begin">
          <w:fldData xml:space="preserve">PEVuZE5vdGU+PENpdGU+PEF1dGhvcj5IdWFuZzwvQXV0aG9yPjxZZWFyPjIwMjI8L1llYXI+PFJl
Y051bT45NTgzPC9SZWNOdW0+PERpc3BsYXlUZXh0PjxzdHlsZSBmYWNlPSJzdXBlcnNjcmlwdCI+
NTg8L3N0eWxlPjwvRGlzcGxheVRleHQ+PHJlY29yZD48cmVjLW51bWJlcj45NTgzPC9yZWMtbnVt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3114D9">
        <w:instrText xml:space="preserve"> ADDIN EN.CITE </w:instrText>
      </w:r>
      <w:r w:rsidR="003114D9">
        <w:fldChar w:fldCharType="begin">
          <w:fldData xml:space="preserve">PEVuZE5vdGU+PENpdGU+PEF1dGhvcj5IdWFuZzwvQXV0aG9yPjxZZWFyPjIwMjI8L1llYXI+PFJl
Y051bT45NTgzPC9SZWNOdW0+PERpc3BsYXlUZXh0PjxzdHlsZSBmYWNlPSJzdXBlcnNjcmlwdCI+
NTg8L3N0eWxlPjwvRGlzcGxheVRleHQ+PHJlY29yZD48cmVjLW51bWJlcj45NTgzPC9yZWMtbnVt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3114D9">
        <w:instrText xml:space="preserve"> ADDIN EN.CITE.DATA </w:instrText>
      </w:r>
      <w:r w:rsidR="003114D9">
        <w:fldChar w:fldCharType="end"/>
      </w:r>
      <w:r w:rsidR="009B0630">
        <w:fldChar w:fldCharType="separate"/>
      </w:r>
      <w:r w:rsidR="003114D9" w:rsidRPr="003114D9">
        <w:rPr>
          <w:noProof/>
          <w:vertAlign w:val="superscript"/>
        </w:rPr>
        <w:t>58</w:t>
      </w:r>
      <w:r w:rsidR="009B0630">
        <w:fldChar w:fldCharType="end"/>
      </w:r>
      <w:r>
        <w:t xml:space="preserve">; </w:t>
      </w:r>
      <w:r w:rsidR="002A768B">
        <w:t>h</w:t>
      </w:r>
      <w:r w:rsidR="00E373C0" w:rsidRPr="00E373C0">
        <w:t>omoarginine</w:t>
      </w:r>
      <w:r w:rsidR="00586692">
        <w:t>,</w:t>
      </w:r>
      <w:r w:rsidR="00E373C0" w:rsidRPr="00E373C0">
        <w:t xml:space="preserve"> linked to nitric oxide metabolism</w:t>
      </w:r>
      <w:r w:rsidR="009B0630">
        <w:fldChar w:fldCharType="begin">
          <w:fldData xml:space="preserve">PEVuZE5vdGU+PENpdGU+PEF1dGhvcj5LYXJldG5pa292YTwvQXV0aG9yPjxZZWFyPjIwMTk8L1ll
YXI+PFJlY051bT44MzMyPC9SZWNOdW0+PERpc3BsYXlUZXh0PjxzdHlsZSBmYWNlPSJzdXBlcnNj
cmlwdCI+NTk8L3N0eWxlPjwvRGlzcGxheVRleHQ+PHJlY29yZD48cmVjLW51bWJlcj44MzMyPC9y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3114D9">
        <w:instrText xml:space="preserve"> ADDIN EN.CITE </w:instrText>
      </w:r>
      <w:r w:rsidR="003114D9">
        <w:fldChar w:fldCharType="begin">
          <w:fldData xml:space="preserve">PEVuZE5vdGU+PENpdGU+PEF1dGhvcj5LYXJldG5pa292YTwvQXV0aG9yPjxZZWFyPjIwMTk8L1ll
YXI+PFJlY051bT44MzMyPC9SZWNOdW0+PERpc3BsYXlUZXh0PjxzdHlsZSBmYWNlPSJzdXBlcnNj
cmlwdCI+NTk8L3N0eWxlPjwvRGlzcGxheVRleHQ+PHJlY29yZD48cmVjLW51bWJlcj44MzMyPC9y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3114D9">
        <w:instrText xml:space="preserve"> ADDIN EN.CITE.DATA </w:instrText>
      </w:r>
      <w:r w:rsidR="003114D9">
        <w:fldChar w:fldCharType="end"/>
      </w:r>
      <w:r w:rsidR="009B0630">
        <w:fldChar w:fldCharType="separate"/>
      </w:r>
      <w:r w:rsidR="003114D9" w:rsidRPr="003114D9">
        <w:rPr>
          <w:noProof/>
          <w:vertAlign w:val="superscript"/>
        </w:rPr>
        <w:t>59</w:t>
      </w:r>
      <w:r w:rsidR="009B0630">
        <w:fldChar w:fldCharType="end"/>
      </w:r>
      <w:r>
        <w:t xml:space="preserve">; </w:t>
      </w:r>
      <w:r w:rsidR="00E373C0" w:rsidRPr="00E373C0">
        <w:t xml:space="preserve"> and </w:t>
      </w:r>
      <w:r w:rsidRPr="00E373C0">
        <w:t xml:space="preserve">malonate, </w:t>
      </w:r>
      <w:r>
        <w:t xml:space="preserve">a short-chain dicarboxylate </w:t>
      </w:r>
      <w:r w:rsidR="00586692">
        <w:t>that modulates</w:t>
      </w:r>
      <w:r w:rsidRPr="00E373C0">
        <w:t xml:space="preserve"> </w:t>
      </w:r>
      <w:r w:rsidR="00E373C0" w:rsidRPr="00E373C0">
        <w:t>hypothalamic nutrient sensing</w:t>
      </w:r>
      <w:r w:rsidR="009B0630" w:rsidRPr="00726625">
        <w:fldChar w:fldCharType="begin"/>
      </w:r>
      <w:r w:rsidR="003114D9">
        <w:instrText xml:space="preserve"> ADDIN EN.CITE &lt;EndNote&gt;&lt;Cite&gt;&lt;Author&gt;Wolfgang&lt;/Author&gt;&lt;Year&gt;2006&lt;/Year&gt;&lt;RecNum&gt;8343&lt;/RecNum&gt;&lt;DisplayText&gt;&lt;style face="superscript"&gt;60&lt;/style&gt;&lt;/DisplayText&gt;&lt;record&gt;&lt;rec-number&gt;8343&lt;/rec-number&gt;&lt;foreign-keys&gt;&lt;key app="EN" db-id="dpd2vxvzbrettiewttmxv505wwsfzatsx2zd" timestamp="1643773906" guid="6d7ceb6c-3ca2-43cb-8681-1c004f6b61cb"&gt;8343&lt;/key&gt;&lt;/foreign-keys&gt;&lt;ref-type name="Journal Article"&gt;17&lt;/ref-type&gt;&lt;contributors&gt;&lt;authors&gt;&lt;author&gt;Wolfgang, M. J.&lt;/author&gt;&lt;author&gt;Lane, M. D.&lt;/author&gt;&lt;/authors&gt;&lt;/contributors&gt;&lt;auth-address&gt;Department of Biological Chemistry, The Johns Hopkins University School of Medicine, Baltimore, Maryland 21205, USA.&lt;/auth-address&gt;&lt;titles&gt;&lt;title&gt;The role of hypothalamic malonyl-CoA in energy homeostasis&lt;/title&gt;&lt;secondary-title&gt;J Biol Chem&lt;/secondary-title&gt;&lt;/titles&gt;&lt;periodical&gt;&lt;full-title&gt;J Biol Chem&lt;/full-title&gt;&lt;/periodical&gt;&lt;pages&gt;37265-9&lt;/pages&gt;&lt;volume&gt;281&lt;/volume&gt;&lt;number&gt;49&lt;/number&gt;&lt;edition&gt;2006/10/05&lt;/edition&gt;&lt;keywords&gt;&lt;keyword&gt;Acetyl-CoA Carboxylase/metabolism&lt;/keyword&gt;&lt;keyword&gt;Adenylate Kinase/metabolism&lt;/keyword&gt;&lt;keyword&gt;Animals&lt;/keyword&gt;&lt;keyword&gt;Eating&lt;/keyword&gt;&lt;keyword&gt;Energy Metabolism/*physiology&lt;/keyword&gt;&lt;keyword&gt;Humans&lt;/keyword&gt;&lt;keyword&gt;Hypothalamus/*metabolism&lt;/keyword&gt;&lt;keyword&gt;Malonyl Coenzyme A/*metabolism&lt;/keyword&gt;&lt;keyword&gt;Models, Biological&lt;/keyword&gt;&lt;keyword&gt;Neurons/metabolism&lt;/keyword&gt;&lt;keyword&gt;Signal Transduction&lt;/keyword&gt;&lt;keyword&gt;Weight Gain&lt;/keyword&gt;&lt;/keywords&gt;&lt;dates&gt;&lt;year&gt;2006&lt;/year&gt;&lt;pub-dates&gt;&lt;date&gt;Dec 8&lt;/date&gt;&lt;/pub-dates&gt;&lt;/dates&gt;&lt;isbn&gt;0021-9258 (Print)&amp;#xD;0021-9258&lt;/isbn&gt;&lt;accession-num&gt;17018521&lt;/accession-num&gt;&lt;urls&gt;&lt;related-urls&gt;&lt;url&gt;https://www.jbc.org/article/S0021-9258(20)71899-5/pdf&lt;/url&gt;&lt;/related-urls&gt;&lt;/urls&gt;&lt;electronic-resource-num&gt;10.1074/jbc.R600016200&lt;/electronic-resource-num&gt;&lt;remote-database-provider&gt;NLM&lt;/remote-database-provider&gt;&lt;language&gt;eng&lt;/language&gt;&lt;/record&gt;&lt;/Cite&gt;&lt;/EndNote&gt;</w:instrText>
      </w:r>
      <w:r w:rsidR="009B0630" w:rsidRPr="00726625">
        <w:fldChar w:fldCharType="separate"/>
      </w:r>
      <w:r w:rsidR="003114D9" w:rsidRPr="003114D9">
        <w:rPr>
          <w:noProof/>
          <w:vertAlign w:val="superscript"/>
        </w:rPr>
        <w:t>60</w:t>
      </w:r>
      <w:r w:rsidR="009B0630" w:rsidRPr="00726625">
        <w:fldChar w:fldCharType="end"/>
      </w:r>
      <w:r>
        <w:t xml:space="preserve">. </w:t>
      </w:r>
      <w:r w:rsidR="00586692">
        <w:t>Collectively, these associations point to perturbations in inflammatory signaling, vascular tone, and central energy regulation as potential contributors to poor long-term surgical outcomes.</w:t>
      </w:r>
    </w:p>
    <w:p w14:paraId="234AC434" w14:textId="685521B8" w:rsidR="0059170A" w:rsidRDefault="00841C3A" w:rsidP="00DE6744">
      <w:pPr>
        <w:spacing w:before="100" w:beforeAutospacing="1" w:after="100" w:afterAutospacing="1" w:line="480" w:lineRule="auto"/>
      </w:pPr>
      <w:r>
        <w:t>M</w:t>
      </w:r>
      <w:r w:rsidR="00CB0838">
        <w:t xml:space="preserve">ost of the </w:t>
      </w:r>
      <w:r>
        <w:t xml:space="preserve">identified </w:t>
      </w:r>
      <w:r w:rsidR="00CB0838">
        <w:t xml:space="preserve">metabolites have not been previously </w:t>
      </w:r>
      <w:r w:rsidR="00586692">
        <w:t>linked to</w:t>
      </w:r>
      <w:r w:rsidR="00CB0838">
        <w:t xml:space="preserve"> obesity or post-bariatric outcomes, underscoring the novelty of this metabolomic signature. </w:t>
      </w:r>
      <w:r w:rsidR="00E373C0" w:rsidRPr="00E373C0">
        <w:t xml:space="preserve">The </w:t>
      </w:r>
      <w:r w:rsidR="00862BE9">
        <w:t>1</w:t>
      </w:r>
      <w:r w:rsidR="00EE5E85">
        <w:t>3</w:t>
      </w:r>
      <w:r w:rsidR="00CB0838">
        <w:t>-</w:t>
      </w:r>
      <w:r w:rsidR="00E373C0" w:rsidRPr="00E373C0">
        <w:t>metabolite</w:t>
      </w:r>
      <w:r w:rsidR="002A768B">
        <w:t xml:space="preserve"> </w:t>
      </w:r>
      <w:proofErr w:type="spellStart"/>
      <w:r w:rsidR="002A768B">
        <w:t>MetRS</w:t>
      </w:r>
      <w:proofErr w:type="spellEnd"/>
      <w:r w:rsidR="00E373C0" w:rsidRPr="00E373C0">
        <w:t xml:space="preserve"> </w:t>
      </w:r>
      <w:r w:rsidR="00CB0838">
        <w:t>was</w:t>
      </w:r>
      <w:r w:rsidR="00CB0838" w:rsidRPr="00E373C0">
        <w:t xml:space="preserve"> </w:t>
      </w:r>
      <w:r w:rsidR="0059170A">
        <w:t>consistently</w:t>
      </w:r>
      <w:r w:rsidR="0059170A" w:rsidRPr="00E373C0">
        <w:t xml:space="preserve"> </w:t>
      </w:r>
      <w:r w:rsidR="002A768B">
        <w:t>associat</w:t>
      </w:r>
      <w:r w:rsidR="00CB0838">
        <w:t>ed</w:t>
      </w:r>
      <w:r w:rsidR="002A768B">
        <w:t xml:space="preserve"> with </w:t>
      </w:r>
      <w:r w:rsidR="00CB0838">
        <w:t xml:space="preserve">long-term </w:t>
      </w:r>
      <w:r w:rsidR="002A768B">
        <w:t>weight regain</w:t>
      </w:r>
      <w:r w:rsidR="00E373C0" w:rsidRPr="00E373C0">
        <w:t xml:space="preserve"> and </w:t>
      </w:r>
      <w:del w:id="87" w:author="Thaker, Vidhu V." w:date="2026-02-17T13:03:00Z" w16du:dateUtc="2026-02-17T18:03:00Z">
        <w:r w:rsidR="0059170A" w:rsidDel="00C830BE">
          <w:delText>demonstrated</w:delText>
        </w:r>
        <w:r w:rsidR="0059170A" w:rsidRPr="00E373C0" w:rsidDel="00C830BE">
          <w:delText xml:space="preserve"> </w:delText>
        </w:r>
        <w:r w:rsidR="00E373C0" w:rsidRPr="00E373C0" w:rsidDel="00C830BE">
          <w:delText>predictive</w:delText>
        </w:r>
        <w:r w:rsidR="0059170A" w:rsidDel="00C830BE">
          <w:delText xml:space="preserve"> utility</w:delText>
        </w:r>
      </w:del>
      <w:ins w:id="88" w:author="Thaker, Vidhu V." w:date="2026-02-17T13:03:00Z" w16du:dateUtc="2026-02-17T18:03:00Z">
        <w:r w:rsidR="00C830BE">
          <w:t>showed consistent associations with weight-related outcom</w:t>
        </w:r>
      </w:ins>
      <w:ins w:id="89" w:author="Thaker, Vidhu V." w:date="2026-02-17T13:04:00Z" w16du:dateUtc="2026-02-17T18:04:00Z">
        <w:r w:rsidR="00C830BE">
          <w:t>es in preliminary</w:t>
        </w:r>
        <w:r w:rsidR="00A277BD">
          <w:t xml:space="preserve"> independent evaluations using reduced versions of the score (MetRS-10 and MetR</w:t>
        </w:r>
      </w:ins>
      <w:ins w:id="90" w:author="Thaker, Vidhu V." w:date="2026-02-17T13:05:00Z" w16du:dateUtc="2026-02-17T18:05:00Z">
        <w:r w:rsidR="00A277BD">
          <w:t xml:space="preserve">S-8) in </w:t>
        </w:r>
      </w:ins>
      <w:del w:id="91" w:author="Thaker, Vidhu V." w:date="2026-02-17T13:05:00Z" w16du:dateUtc="2026-02-17T18:05:00Z">
        <w:r w:rsidR="00E373C0" w:rsidRPr="00E373C0" w:rsidDel="00A277BD">
          <w:delText xml:space="preserve"> </w:delText>
        </w:r>
        <w:r w:rsidR="00586692" w:rsidDel="00A277BD">
          <w:delText>across</w:delText>
        </w:r>
        <w:r w:rsidR="0059170A" w:rsidRPr="00E373C0" w:rsidDel="00A277BD">
          <w:delText xml:space="preserve"> </w:delText>
        </w:r>
      </w:del>
      <w:r w:rsidR="00E373C0" w:rsidRPr="00E373C0">
        <w:t xml:space="preserve">two </w:t>
      </w:r>
      <w:r w:rsidR="00586692">
        <w:t>external</w:t>
      </w:r>
      <w:r w:rsidR="0059170A" w:rsidRPr="00E373C0">
        <w:t xml:space="preserve"> </w:t>
      </w:r>
      <w:r w:rsidR="00E373C0" w:rsidRPr="00E373C0">
        <w:t>cohorts</w:t>
      </w:r>
      <w:r w:rsidR="0059170A">
        <w:t xml:space="preserve"> </w:t>
      </w:r>
      <w:r w:rsidR="00586692">
        <w:t>with</w:t>
      </w:r>
      <w:r w:rsidR="0059170A">
        <w:t xml:space="preserve"> differing clinical </w:t>
      </w:r>
      <w:r w:rsidR="00586692">
        <w:t>contexts</w:t>
      </w:r>
      <w:r w:rsidR="00E373C0" w:rsidRPr="00E373C0">
        <w:t xml:space="preserve">. Genetic </w:t>
      </w:r>
      <w:r w:rsidR="0059170A">
        <w:t xml:space="preserve">association </w:t>
      </w:r>
      <w:r w:rsidR="002A768B">
        <w:t>analyses</w:t>
      </w:r>
      <w:r w:rsidR="00E373C0" w:rsidRPr="00E373C0">
        <w:t xml:space="preserve"> in the </w:t>
      </w:r>
      <w:r w:rsidR="002A768B">
        <w:t>FHS</w:t>
      </w:r>
      <w:r w:rsidR="00E373C0" w:rsidRPr="00E373C0">
        <w:t xml:space="preserve"> </w:t>
      </w:r>
      <w:r w:rsidR="00586692">
        <w:t xml:space="preserve">further </w:t>
      </w:r>
      <w:r w:rsidR="00E373C0" w:rsidRPr="00E373C0">
        <w:t xml:space="preserve">linked </w:t>
      </w:r>
      <w:r w:rsidR="0059170A">
        <w:t xml:space="preserve">several </w:t>
      </w:r>
      <w:proofErr w:type="spellStart"/>
      <w:r w:rsidR="0059170A" w:rsidRPr="00E373C0">
        <w:t>MetRS</w:t>
      </w:r>
      <w:proofErr w:type="spellEnd"/>
      <w:r w:rsidR="0059170A">
        <w:t xml:space="preserve"> </w:t>
      </w:r>
      <w:r w:rsidR="00CB0838">
        <w:t xml:space="preserve">components </w:t>
      </w:r>
      <w:r w:rsidR="00E373C0" w:rsidRPr="00E373C0">
        <w:t xml:space="preserve">to common variants in </w:t>
      </w:r>
      <w:r w:rsidR="0059170A">
        <w:t xml:space="preserve">genes such as </w:t>
      </w:r>
      <w:r w:rsidR="00E373C0" w:rsidRPr="00FC57A6">
        <w:rPr>
          <w:i/>
          <w:iCs/>
        </w:rPr>
        <w:t>AGXT2</w:t>
      </w:r>
      <w:r w:rsidR="00E373C0" w:rsidRPr="00E373C0">
        <w:t xml:space="preserve">, </w:t>
      </w:r>
      <w:r w:rsidR="00E373C0" w:rsidRPr="00FC57A6">
        <w:rPr>
          <w:i/>
          <w:iCs/>
        </w:rPr>
        <w:t>SLC7A5</w:t>
      </w:r>
      <w:r w:rsidR="00E373C0" w:rsidRPr="00E373C0">
        <w:t xml:space="preserve">, and </w:t>
      </w:r>
      <w:r w:rsidR="00E373C0" w:rsidRPr="00FC57A6">
        <w:rPr>
          <w:i/>
          <w:iCs/>
        </w:rPr>
        <w:t>LINC00351</w:t>
      </w:r>
      <w:r w:rsidR="00E373C0" w:rsidRPr="00E373C0">
        <w:t xml:space="preserve">, </w:t>
      </w:r>
      <w:r w:rsidR="00CB0838">
        <w:t xml:space="preserve">suggesting </w:t>
      </w:r>
      <w:r w:rsidR="002A768B">
        <w:t xml:space="preserve">a </w:t>
      </w:r>
      <w:r w:rsidR="0059170A">
        <w:t xml:space="preserve">potential </w:t>
      </w:r>
      <w:r w:rsidR="002A768B">
        <w:t xml:space="preserve">heritable </w:t>
      </w:r>
      <w:r w:rsidR="0059170A">
        <w:t xml:space="preserve">contribution </w:t>
      </w:r>
      <w:r w:rsidR="002A768B">
        <w:t xml:space="preserve">to metabolic </w:t>
      </w:r>
      <w:r w:rsidR="0059170A">
        <w:t>features captured by the score.</w:t>
      </w:r>
      <w:r w:rsidR="002A768B">
        <w:t xml:space="preserve"> </w:t>
      </w:r>
      <w:r w:rsidR="00CB0838" w:rsidRPr="00CB0838">
        <w:t xml:space="preserve"> </w:t>
      </w:r>
      <w:r w:rsidR="0059170A">
        <w:t xml:space="preserve">Although causal inference </w:t>
      </w:r>
      <w:del w:id="92" w:author="Thaker, Vidhu V." w:date="2026-02-17T13:07:00Z" w16du:dateUtc="2026-02-17T18:07:00Z">
        <w:r w:rsidR="0059170A" w:rsidDel="00A277BD">
          <w:delText>was beyond</w:delText>
        </w:r>
      </w:del>
      <w:ins w:id="93" w:author="Thaker, Vidhu V." w:date="2026-02-17T13:07:00Z" w16du:dateUtc="2026-02-17T18:07:00Z">
        <w:r w:rsidR="00A277BD">
          <w:t>through</w:t>
        </w:r>
      </w:ins>
      <w:r w:rsidR="0059170A">
        <w:t xml:space="preserve"> </w:t>
      </w:r>
      <w:del w:id="94" w:author="Thaker, Vidhu V." w:date="2026-02-17T13:07:00Z" w16du:dateUtc="2026-02-17T18:07:00Z">
        <w:r w:rsidR="0059170A" w:rsidDel="00A277BD">
          <w:delText xml:space="preserve">the </w:delText>
        </w:r>
      </w:del>
      <w:del w:id="95" w:author="Thaker, Vidhu V." w:date="2026-02-17T13:08:00Z" w16du:dateUtc="2026-02-17T18:08:00Z">
        <w:r w:rsidR="0059170A" w:rsidDel="00A277BD">
          <w:delText xml:space="preserve">scope of this study, future </w:delText>
        </w:r>
        <w:r w:rsidR="00586692" w:rsidDel="00A277BD">
          <w:delText>application of</w:delText>
        </w:r>
        <w:r w:rsidR="0059170A" w:rsidDel="00A277BD">
          <w:delText xml:space="preserve"> </w:delText>
        </w:r>
      </w:del>
      <w:r w:rsidR="0059170A">
        <w:t xml:space="preserve">Mendelian Randomization </w:t>
      </w:r>
      <w:ins w:id="96" w:author="Thaker, Vidhu V." w:date="2026-02-17T13:08:00Z" w16du:dateUtc="2026-02-17T18:08:00Z">
        <w:r w:rsidR="00A277BD">
          <w:t xml:space="preserve">was not feasible within the current study design, planned application of two-sample MR using published metabolite quantitative </w:t>
        </w:r>
      </w:ins>
      <w:ins w:id="97" w:author="Thaker, Vidhu V." w:date="2026-02-17T13:09:00Z" w16du:dateUtc="2026-02-17T18:09:00Z">
        <w:r w:rsidR="00A277BD">
          <w:t xml:space="preserve">trait loci </w:t>
        </w:r>
      </w:ins>
      <w:ins w:id="98" w:author="Thaker, Vidhu V." w:date="2026-02-17T13:10:00Z" w16du:dateUtc="2026-02-17T18:10:00Z">
        <w:r w:rsidR="00A277BD">
          <w:t xml:space="preserve">against weight change outcomes may help clarify the directionality </w:t>
        </w:r>
      </w:ins>
      <w:ins w:id="99" w:author="Thaker, Vidhu V." w:date="2026-02-17T13:11:00Z" w16du:dateUtc="2026-02-17T18:11:00Z">
        <w:r w:rsidR="00A277BD">
          <w:t xml:space="preserve">of these associations and establish whether the observed </w:t>
        </w:r>
      </w:ins>
      <w:del w:id="100" w:author="Thaker, Vidhu V." w:date="2026-02-17T15:19:00Z" w16du:dateUtc="2026-02-17T20:19:00Z">
        <w:r w:rsidR="0059170A" w:rsidDel="008A1456">
          <w:delText xml:space="preserve">in post-MBS cohorts </w:delText>
        </w:r>
        <w:r w:rsidR="00586692" w:rsidDel="008A1456">
          <w:delText>may</w:delText>
        </w:r>
        <w:r w:rsidR="0059170A" w:rsidDel="008A1456">
          <w:delText xml:space="preserve"> help clarify the directionality of these associations</w:delText>
        </w:r>
      </w:del>
      <w:ins w:id="101" w:author="Thaker, Vidhu V." w:date="2026-02-17T15:19:00Z" w16du:dateUtc="2026-02-17T20:19:00Z">
        <w:r w:rsidR="008A1456">
          <w:t>metabolite signatures are causally related to weight regain</w:t>
        </w:r>
      </w:ins>
      <w:r w:rsidR="0059170A">
        <w:t xml:space="preserve">. </w:t>
      </w:r>
    </w:p>
    <w:p w14:paraId="6CB0E4D1" w14:textId="1314AF83" w:rsidR="00E373C0" w:rsidRPr="00E373C0" w:rsidRDefault="00CB0838" w:rsidP="00DE6744">
      <w:pPr>
        <w:spacing w:before="100" w:beforeAutospacing="1" w:after="100" w:afterAutospacing="1" w:line="480" w:lineRule="auto"/>
      </w:pPr>
      <w:r>
        <w:t xml:space="preserve">Taken together, these findings </w:t>
      </w:r>
      <w:r w:rsidR="0059170A">
        <w:t>suggest</w:t>
      </w:r>
      <w:r w:rsidR="00B7402E">
        <w:t xml:space="preserve"> </w:t>
      </w:r>
      <w:r>
        <w:t xml:space="preserve">that </w:t>
      </w:r>
      <w:r w:rsidR="0059170A">
        <w:t xml:space="preserve">the </w:t>
      </w:r>
      <w:proofErr w:type="spellStart"/>
      <w:r>
        <w:t>MetRS</w:t>
      </w:r>
      <w:proofErr w:type="spellEnd"/>
      <w:r>
        <w:t xml:space="preserve"> </w:t>
      </w:r>
      <w:r w:rsidR="0059170A">
        <w:t>reflect</w:t>
      </w:r>
      <w:r w:rsidR="00586692">
        <w:t>s</w:t>
      </w:r>
      <w:r w:rsidR="0059170A">
        <w:t xml:space="preserve"> </w:t>
      </w:r>
      <w:r>
        <w:t xml:space="preserve">a </w:t>
      </w:r>
      <w:r w:rsidR="0059170A">
        <w:t xml:space="preserve">multifactorial metabolic phenotype </w:t>
      </w:r>
      <w:r w:rsidR="00586692">
        <w:t>integrating signals from diverse</w:t>
      </w:r>
      <w:r w:rsidR="0059170A">
        <w:t xml:space="preserve"> biochemical domains. </w:t>
      </w:r>
      <w:r w:rsidR="00E16E34">
        <w:t xml:space="preserve">While </w:t>
      </w:r>
      <w:r w:rsidR="00586692">
        <w:t xml:space="preserve">certain </w:t>
      </w:r>
      <w:r w:rsidR="00E16E34">
        <w:t>i</w:t>
      </w:r>
      <w:r w:rsidR="00C526B0">
        <w:t>ndividual associations</w:t>
      </w:r>
      <w:r w:rsidR="008A1456">
        <w:t xml:space="preserve">, </w:t>
      </w:r>
      <w:r w:rsidR="00C526B0">
        <w:t>such as the elevat</w:t>
      </w:r>
      <w:r w:rsidR="00586692">
        <w:t xml:space="preserve">ed </w:t>
      </w:r>
      <w:r w:rsidR="00C526B0">
        <w:t>BAIBA</w:t>
      </w:r>
      <w:r w:rsidR="008A1456">
        <w:t xml:space="preserve">, </w:t>
      </w:r>
      <w:r w:rsidR="00C526B0">
        <w:t xml:space="preserve">raise the possibility of early metabolic strain </w:t>
      </w:r>
      <w:r w:rsidR="00586692">
        <w:t>in</w:t>
      </w:r>
      <w:r w:rsidR="00C526B0">
        <w:t xml:space="preserve"> individuals predisposed to weight regain, additional pathway-level analyses will be needed to assess whether these </w:t>
      </w:r>
      <w:r w:rsidR="00277DBB">
        <w:t>signals converge on</w:t>
      </w:r>
      <w:r w:rsidR="00C526B0">
        <w:t xml:space="preserve"> broader physiological mechanisms. </w:t>
      </w:r>
      <w:r w:rsidR="00277DBB">
        <w:t xml:space="preserve">Overall, these </w:t>
      </w:r>
      <w:r w:rsidR="00C526B0">
        <w:t xml:space="preserve">data </w:t>
      </w:r>
      <w:r w:rsidR="00C526B0">
        <w:lastRenderedPageBreak/>
        <w:t xml:space="preserve">support further investigation of metabolomic risk profiling </w:t>
      </w:r>
      <w:r w:rsidR="00277DBB">
        <w:t xml:space="preserve">as a tool </w:t>
      </w:r>
      <w:r w:rsidR="00C526B0">
        <w:t xml:space="preserve">to </w:t>
      </w:r>
      <w:r w:rsidR="00277DBB">
        <w:t xml:space="preserve">better </w:t>
      </w:r>
      <w:r w:rsidR="00C526B0">
        <w:t xml:space="preserve">understand </w:t>
      </w:r>
      <w:r w:rsidR="00277DBB">
        <w:t>inter-</w:t>
      </w:r>
      <w:r w:rsidR="00C526B0">
        <w:t xml:space="preserve">individual variability in </w:t>
      </w:r>
      <w:r w:rsidR="00277DBB">
        <w:t xml:space="preserve">long-term </w:t>
      </w:r>
      <w:r w:rsidR="00C526B0">
        <w:t xml:space="preserve">surgical outcomes. </w:t>
      </w:r>
    </w:p>
    <w:p w14:paraId="7C7B1FE5" w14:textId="636F5816" w:rsidR="005339E3" w:rsidRDefault="00E373C0" w:rsidP="00DE6744">
      <w:pPr>
        <w:spacing w:before="100" w:beforeAutospacing="1" w:after="100" w:afterAutospacing="1" w:line="480" w:lineRule="auto"/>
      </w:pPr>
      <w:r w:rsidRPr="00E373C0">
        <w:t xml:space="preserve">This study </w:t>
      </w:r>
      <w:r w:rsidR="002A768B">
        <w:t>leverages</w:t>
      </w:r>
      <w:r w:rsidRPr="00E373C0">
        <w:t xml:space="preserve"> a deeply </w:t>
      </w:r>
      <w:proofErr w:type="spellStart"/>
      <w:r w:rsidRPr="00E373C0">
        <w:t>phenotyped</w:t>
      </w:r>
      <w:proofErr w:type="spellEnd"/>
      <w:r w:rsidRPr="00E373C0">
        <w:t>, longitudinal cohort</w:t>
      </w:r>
      <w:r w:rsidR="00F325C6">
        <w:t>,</w:t>
      </w:r>
      <w:r w:rsidRPr="00E373C0">
        <w:t xml:space="preserve"> </w:t>
      </w:r>
      <w:r w:rsidR="00C526B0">
        <w:t xml:space="preserve">and applies </w:t>
      </w:r>
      <w:r w:rsidR="002A768B">
        <w:t>rigorous</w:t>
      </w:r>
      <w:r w:rsidRPr="00E373C0">
        <w:t xml:space="preserve"> </w:t>
      </w:r>
      <w:r w:rsidR="002A768B">
        <w:t xml:space="preserve">untargeted </w:t>
      </w:r>
      <w:r w:rsidRPr="00E373C0">
        <w:t>metabolomi</w:t>
      </w:r>
      <w:r w:rsidR="002A768B">
        <w:t>cs</w:t>
      </w:r>
      <w:r w:rsidR="00F325C6">
        <w:t xml:space="preserve"> for the biomarker discovery</w:t>
      </w:r>
      <w:r w:rsidR="00C526B0">
        <w:t xml:space="preserve">, with subsequent evaluation </w:t>
      </w:r>
      <w:r w:rsidR="00F325C6">
        <w:t>in</w:t>
      </w:r>
      <w:r w:rsidRPr="00E373C0">
        <w:t xml:space="preserve"> independent datasets. </w:t>
      </w:r>
      <w:r w:rsidR="005339E3" w:rsidRPr="005339E3">
        <w:t xml:space="preserve">Several limitations </w:t>
      </w:r>
      <w:r w:rsidR="00F325C6">
        <w:t>merit</w:t>
      </w:r>
      <w:r w:rsidR="005339E3" w:rsidRPr="005339E3">
        <w:t xml:space="preserve"> consideration. First, </w:t>
      </w:r>
      <w:ins w:id="102" w:author="Thaker, Vidhu V." w:date="2026-02-17T15:39:00Z" w16du:dateUtc="2026-02-17T20:39:00Z">
        <w:r w:rsidR="00A955E1">
          <w:t xml:space="preserve">this study employed an extreme-phenotype design with </w:t>
        </w:r>
      </w:ins>
      <w:ins w:id="103" w:author="Thaker, Vidhu V." w:date="2026-02-17T15:40:00Z" w16du:dateUtc="2026-02-17T20:40:00Z">
        <w:r w:rsidR="00A955E1">
          <w:t xml:space="preserve">metabolomic profiling of 160 participants from the tails of the </w:t>
        </w:r>
        <w:r w:rsidR="0048717D">
          <w:t xml:space="preserve">weight trajectory distribution, rather than the full </w:t>
        </w:r>
      </w:ins>
      <w:ins w:id="104" w:author="Thaker, Vidhu V." w:date="2026-02-17T15:41:00Z" w16du:dateUtc="2026-02-17T20:41:00Z">
        <w:r w:rsidR="0048717D">
          <w:t>LABS-2 cohort. While this approach maximizes power for biomarker discovery within resource cons</w:t>
        </w:r>
      </w:ins>
      <w:ins w:id="105" w:author="Thaker, Vidhu V." w:date="2026-02-17T15:42:00Z" w16du:dateUtc="2026-02-17T20:42:00Z">
        <w:r w:rsidR="0048717D">
          <w:t xml:space="preserve">traints, it may not capture metabolite associations with weight change across </w:t>
        </w:r>
      </w:ins>
      <w:ins w:id="106" w:author="Thaker, Vidhu V." w:date="2026-02-17T15:43:00Z" w16du:dateUtc="2026-02-17T20:43:00Z">
        <w:r w:rsidR="0048717D">
          <w:t xml:space="preserve">the full phenotypic spectrum, and the generalizability of the </w:t>
        </w:r>
        <w:proofErr w:type="spellStart"/>
        <w:r w:rsidR="0048717D">
          <w:t>MetRS</w:t>
        </w:r>
        <w:proofErr w:type="spellEnd"/>
        <w:r w:rsidR="0048717D">
          <w:t xml:space="preserve"> to individuals with intermediate trajectories (Class 3) remains to be </w:t>
        </w:r>
      </w:ins>
      <w:ins w:id="107" w:author="Thaker, Vidhu V." w:date="2026-02-17T15:44:00Z" w16du:dateUtc="2026-02-17T20:44:00Z">
        <w:r w:rsidR="0048717D">
          <w:t xml:space="preserve">established in future </w:t>
        </w:r>
      </w:ins>
      <w:ins w:id="108" w:author="Thaker, Vidhu V." w:date="2026-02-17T15:45:00Z" w16du:dateUtc="2026-02-17T20:45:00Z">
        <w:r w:rsidR="0048717D">
          <w:t xml:space="preserve">studies with whole-cohort profiling. </w:t>
        </w:r>
      </w:ins>
      <w:ins w:id="109" w:author="Thaker, Vidhu V." w:date="2026-02-17T15:50:00Z" w16du:dateUtc="2026-02-17T20:50:00Z">
        <w:r w:rsidR="0048717D">
          <w:t xml:space="preserve">Second, external evaluation was performed in small, independent cohorts using reduced versions of the </w:t>
        </w:r>
        <w:proofErr w:type="spellStart"/>
        <w:r w:rsidR="0048717D">
          <w:t>MetRS</w:t>
        </w:r>
        <w:proofErr w:type="spellEnd"/>
        <w:r w:rsidR="0048717D">
          <w:t xml:space="preserve"> (10 and </w:t>
        </w:r>
        <w:r w:rsidR="00603D0C">
          <w:t>8 of 13 metabolites) due to cross-platform</w:t>
        </w:r>
      </w:ins>
      <w:ins w:id="110" w:author="Thaker, Vidhu V." w:date="2026-02-17T15:51:00Z" w16du:dateUtc="2026-02-17T20:51:00Z">
        <w:r w:rsidR="00603D0C">
          <w:t xml:space="preserve"> differences in metabolite coverage. Although reduced scores showed consistent associations in external datasets, definitive validation will require larger cohorts with harmonized metabo</w:t>
        </w:r>
      </w:ins>
      <w:ins w:id="111" w:author="Thaker, Vidhu V." w:date="2026-02-17T15:52:00Z" w16du:dateUtc="2026-02-17T20:52:00Z">
        <w:r w:rsidR="00603D0C">
          <w:t xml:space="preserve">lomic platforms. These findings should therefore be considered hypothesis-generating, establishing a candidate biomarker panel for prospective testing. </w:t>
        </w:r>
      </w:ins>
      <w:ins w:id="112" w:author="Thaker, Vidhu V." w:date="2026-02-17T15:56:00Z" w16du:dateUtc="2026-02-17T20:56:00Z">
        <w:r w:rsidR="00603D0C">
          <w:t>Third</w:t>
        </w:r>
      </w:ins>
      <w:del w:id="113" w:author="Thaker, Vidhu V." w:date="2026-02-17T15:56:00Z" w16du:dateUtc="2026-02-17T20:56:00Z">
        <w:r w:rsidR="005339E3" w:rsidRPr="005339E3" w:rsidDel="00603D0C">
          <w:delText xml:space="preserve">the discovery sample size </w:delText>
        </w:r>
        <w:r w:rsidR="00F325C6" w:rsidDel="00603D0C">
          <w:delText>was</w:delText>
        </w:r>
        <w:r w:rsidR="005339E3" w:rsidRPr="005339E3" w:rsidDel="00603D0C">
          <w:delText xml:space="preserve"> modest</w:delText>
        </w:r>
        <w:r w:rsidR="00F325C6" w:rsidDel="00603D0C">
          <w:delText>, which may limit detection of</w:delText>
        </w:r>
        <w:r w:rsidR="005339E3" w:rsidRPr="005339E3" w:rsidDel="00603D0C">
          <w:delText xml:space="preserve"> weaker associations</w:delText>
        </w:r>
        <w:r w:rsidR="00741E14" w:rsidDel="00603D0C">
          <w:delText xml:space="preserve"> and carries a risk of false-positive findings, though </w:delText>
        </w:r>
        <w:r w:rsidR="00C526B0" w:rsidDel="00603D0C">
          <w:delText xml:space="preserve">the consistent performance of the MetRS </w:delText>
        </w:r>
        <w:r w:rsidR="00741E14" w:rsidDel="00603D0C">
          <w:delText xml:space="preserve">in </w:delText>
        </w:r>
        <w:r w:rsidR="00C6620D" w:rsidDel="00603D0C">
          <w:delText xml:space="preserve">an </w:delText>
        </w:r>
        <w:r w:rsidR="00741E14" w:rsidDel="00603D0C">
          <w:delText>independent cohort provides some reassurance</w:delText>
        </w:r>
        <w:r w:rsidR="005339E3" w:rsidRPr="005339E3" w:rsidDel="00603D0C">
          <w:delText>. Second</w:delText>
        </w:r>
      </w:del>
      <w:r w:rsidR="005339E3" w:rsidRPr="005339E3">
        <w:t xml:space="preserve">, </w:t>
      </w:r>
      <w:r w:rsidR="00F325C6">
        <w:t xml:space="preserve">most </w:t>
      </w:r>
      <w:r w:rsidR="005339E3" w:rsidRPr="005339E3">
        <w:t>participants were of European ancestry</w:t>
      </w:r>
      <w:r w:rsidR="00C526B0">
        <w:t>, and future studies are needed to assess generalizability</w:t>
      </w:r>
      <w:r w:rsidR="00F80152">
        <w:t xml:space="preserve"> </w:t>
      </w:r>
      <w:r w:rsidR="00F325C6">
        <w:t>across ancestries</w:t>
      </w:r>
      <w:r w:rsidR="005339E3" w:rsidRPr="005339E3">
        <w:t xml:space="preserve">. </w:t>
      </w:r>
      <w:del w:id="114" w:author="Thaker, Vidhu V." w:date="2026-02-17T15:56:00Z" w16du:dateUtc="2026-02-17T20:56:00Z">
        <w:r w:rsidR="005339E3" w:rsidRPr="005339E3" w:rsidDel="00603D0C">
          <w:delText>Third</w:delText>
        </w:r>
      </w:del>
      <w:ins w:id="115" w:author="Thaker, Vidhu V." w:date="2026-02-17T15:56:00Z" w16du:dateUtc="2026-02-17T20:56:00Z">
        <w:r w:rsidR="00603D0C">
          <w:t>Fourth</w:t>
        </w:r>
      </w:ins>
      <w:r w:rsidR="005339E3" w:rsidRPr="005339E3">
        <w:t xml:space="preserve">, while </w:t>
      </w:r>
      <w:r w:rsidR="00F325C6">
        <w:t xml:space="preserve">the models were </w:t>
      </w:r>
      <w:r w:rsidR="005339E3" w:rsidRPr="005339E3">
        <w:t>adjusted for key clinical</w:t>
      </w:r>
      <w:r w:rsidR="00F325C6">
        <w:t xml:space="preserve"> variables</w:t>
      </w:r>
      <w:r w:rsidR="005339E3" w:rsidRPr="005339E3">
        <w:t xml:space="preserve">, residual confounding </w:t>
      </w:r>
      <w:r w:rsidR="00F325C6">
        <w:t>from</w:t>
      </w:r>
      <w:r w:rsidR="005339E3" w:rsidRPr="005339E3">
        <w:t xml:space="preserve"> unmeasured factors</w:t>
      </w:r>
      <w:ins w:id="116" w:author="Thaker, Vidhu V." w:date="2026-02-17T15:56:00Z" w16du:dateUtc="2026-02-17T20:56:00Z">
        <w:r w:rsidR="00603D0C">
          <w:t xml:space="preserve"> </w:t>
        </w:r>
      </w:ins>
      <w:r w:rsidR="005339E3" w:rsidRPr="005339E3">
        <w:t>such as diet, physical activity, or medication</w:t>
      </w:r>
      <w:r w:rsidR="00F80152">
        <w:t xml:space="preserve"> use</w:t>
      </w:r>
      <w:ins w:id="117" w:author="Thaker, Vidhu V." w:date="2026-02-17T15:56:00Z" w16du:dateUtc="2026-02-17T20:56:00Z">
        <w:r w:rsidR="00603D0C">
          <w:t xml:space="preserve"> </w:t>
        </w:r>
      </w:ins>
      <w:del w:id="118" w:author="Thaker, Vidhu V." w:date="2026-02-17T15:56:00Z" w16du:dateUtc="2026-02-17T20:56:00Z">
        <w:r w:rsidR="00F80152" w:rsidDel="00603D0C">
          <w:delText>—</w:delText>
        </w:r>
      </w:del>
      <w:r w:rsidR="005339E3" w:rsidRPr="005339E3">
        <w:t xml:space="preserve">cannot be excluded. </w:t>
      </w:r>
      <w:del w:id="119" w:author="Thaker, Vidhu V." w:date="2026-02-17T15:56:00Z" w16du:dateUtc="2026-02-17T20:56:00Z">
        <w:r w:rsidR="005339E3" w:rsidRPr="005339E3" w:rsidDel="00603D0C">
          <w:delText>Fourth</w:delText>
        </w:r>
      </w:del>
      <w:ins w:id="120" w:author="Thaker, Vidhu V." w:date="2026-02-17T15:56:00Z" w16du:dateUtc="2026-02-17T20:56:00Z">
        <w:r w:rsidR="00603D0C" w:rsidRPr="005339E3">
          <w:t>F</w:t>
        </w:r>
        <w:r w:rsidR="00603D0C">
          <w:t>i</w:t>
        </w:r>
      </w:ins>
      <w:ins w:id="121" w:author="Thaker, Vidhu V." w:date="2026-02-17T15:57:00Z" w16du:dateUtc="2026-02-17T20:57:00Z">
        <w:r w:rsidR="00603D0C">
          <w:t>f</w:t>
        </w:r>
      </w:ins>
      <w:ins w:id="122" w:author="Thaker, Vidhu V." w:date="2026-02-17T15:56:00Z" w16du:dateUtc="2026-02-17T20:56:00Z">
        <w:r w:rsidR="00603D0C" w:rsidRPr="005339E3">
          <w:t>th</w:t>
        </w:r>
      </w:ins>
      <w:r w:rsidR="005339E3" w:rsidRPr="005339E3">
        <w:t xml:space="preserve">, </w:t>
      </w:r>
      <w:r w:rsidR="00F80152">
        <w:t xml:space="preserve">the absence of </w:t>
      </w:r>
      <w:r w:rsidR="00F325C6">
        <w:t xml:space="preserve">concurrent gut </w:t>
      </w:r>
      <w:r w:rsidR="005339E3" w:rsidRPr="005339E3">
        <w:t xml:space="preserve">microbiome and bile acid </w:t>
      </w:r>
      <w:r w:rsidR="00F80152" w:rsidRPr="005339E3">
        <w:t>profil</w:t>
      </w:r>
      <w:r w:rsidR="00F80152">
        <w:t xml:space="preserve">ing limits </w:t>
      </w:r>
      <w:r w:rsidR="00F325C6">
        <w:t>mechanistic insight into</w:t>
      </w:r>
      <w:r w:rsidR="005339E3" w:rsidRPr="005339E3">
        <w:t xml:space="preserve"> host–microbiome </w:t>
      </w:r>
      <w:r w:rsidR="00F325C6">
        <w:t>interactions</w:t>
      </w:r>
      <w:r w:rsidR="005339E3" w:rsidRPr="005339E3">
        <w:t xml:space="preserve">. </w:t>
      </w:r>
      <w:del w:id="123" w:author="Thaker, Vidhu V." w:date="2026-02-17T15:57:00Z" w16du:dateUtc="2026-02-17T20:57:00Z">
        <w:r w:rsidR="005339E3" w:rsidRPr="005339E3" w:rsidDel="00603D0C">
          <w:delText>Fifth</w:delText>
        </w:r>
      </w:del>
      <w:ins w:id="124" w:author="Thaker, Vidhu V." w:date="2026-02-17T15:57:00Z" w16du:dateUtc="2026-02-17T20:57:00Z">
        <w:r w:rsidR="00603D0C">
          <w:t>Six</w:t>
        </w:r>
        <w:r w:rsidR="00603D0C" w:rsidRPr="005339E3">
          <w:t>th</w:t>
        </w:r>
      </w:ins>
      <w:r w:rsidR="005339E3" w:rsidRPr="005339E3">
        <w:t>, causal inference cannot be drawn from metabolite associations alone</w:t>
      </w:r>
      <w:r w:rsidR="00F325C6">
        <w:t xml:space="preserve">, and </w:t>
      </w:r>
      <w:r w:rsidR="00F80152">
        <w:t>it remains unclear</w:t>
      </w:r>
      <w:r w:rsidR="00F325C6">
        <w:t xml:space="preserve"> </w:t>
      </w:r>
      <w:r w:rsidR="00F80152">
        <w:t xml:space="preserve">whether </w:t>
      </w:r>
      <w:r w:rsidR="00F325C6">
        <w:t>the</w:t>
      </w:r>
      <w:r w:rsidR="00F80152">
        <w:t xml:space="preserve"> identified</w:t>
      </w:r>
      <w:r w:rsidR="00F325C6">
        <w:t xml:space="preserve"> </w:t>
      </w:r>
      <w:r w:rsidR="005339E3" w:rsidRPr="005339E3">
        <w:t xml:space="preserve">metabolites </w:t>
      </w:r>
      <w:r w:rsidR="00F325C6">
        <w:t xml:space="preserve">drive, reflect, or buffer weight </w:t>
      </w:r>
      <w:r w:rsidR="00F325C6">
        <w:lastRenderedPageBreak/>
        <w:t>change</w:t>
      </w:r>
      <w:r w:rsidR="005339E3" w:rsidRPr="005339E3">
        <w:t xml:space="preserve">. </w:t>
      </w:r>
      <w:r w:rsidR="00F80152">
        <w:t>Finally</w:t>
      </w:r>
      <w:r w:rsidR="005339E3" w:rsidRPr="005339E3">
        <w:t xml:space="preserve">, while </w:t>
      </w:r>
      <w:r w:rsidR="00F80152">
        <w:t xml:space="preserve">the </w:t>
      </w:r>
      <w:proofErr w:type="spellStart"/>
      <w:r w:rsidR="00F80152">
        <w:t>MetRS</w:t>
      </w:r>
      <w:proofErr w:type="spellEnd"/>
      <w:r w:rsidR="00F80152">
        <w:t xml:space="preserve"> was tested in a </w:t>
      </w:r>
      <w:r w:rsidR="005339E3" w:rsidRPr="005339E3">
        <w:t>post-surgical cohort</w:t>
      </w:r>
      <w:r w:rsidR="00F325C6">
        <w:t>,</w:t>
      </w:r>
      <w:r w:rsidR="00F80152">
        <w:t xml:space="preserve"> the</w:t>
      </w:r>
      <w:r w:rsidR="00F325C6">
        <w:t xml:space="preserve"> lack of </w:t>
      </w:r>
      <w:r w:rsidR="005339E3" w:rsidRPr="005339E3">
        <w:t>preoperative samples</w:t>
      </w:r>
      <w:r w:rsidR="00F325C6">
        <w:t xml:space="preserve"> </w:t>
      </w:r>
      <w:r w:rsidR="00F80152">
        <w:t xml:space="preserve">in that setting </w:t>
      </w:r>
      <w:r w:rsidR="00F325C6">
        <w:t xml:space="preserve">precludes temporal resolution of </w:t>
      </w:r>
      <w:r w:rsidR="00F80152">
        <w:t xml:space="preserve">its </w:t>
      </w:r>
      <w:r w:rsidR="00F325C6">
        <w:t>dynamics</w:t>
      </w:r>
      <w:r w:rsidR="005339E3" w:rsidRPr="005339E3">
        <w:t>.</w:t>
      </w:r>
      <w:r w:rsidR="005339E3">
        <w:t xml:space="preserve"> </w:t>
      </w:r>
    </w:p>
    <w:p w14:paraId="47227228" w14:textId="5904CB92" w:rsidR="00F325C6" w:rsidRPr="007938F5" w:rsidRDefault="00F325C6" w:rsidP="00F325C6">
      <w:pPr>
        <w:spacing w:before="100" w:beforeAutospacing="1" w:after="100" w:afterAutospacing="1" w:line="480" w:lineRule="auto"/>
      </w:pPr>
      <w:r>
        <w:t xml:space="preserve">Despite these limitations, our findings suggest that preoperative metabolomic profiling may improve risk stratification beyond traditional clinical predictors. </w:t>
      </w:r>
      <w:r w:rsidRPr="007938F5">
        <w:t>The implicated pathways</w:t>
      </w:r>
      <w:ins w:id="125" w:author="Thaker, Vidhu V." w:date="2026-03-23T04:49:00Z" w16du:dateUtc="2026-03-23T08:49:00Z">
        <w:r w:rsidR="00C172B0">
          <w:t xml:space="preserve"> </w:t>
        </w:r>
      </w:ins>
      <w:r w:rsidRPr="007938F5">
        <w:t>including fatty acid oxidation, redox and one-carbon metabolism, and microbial xenobiotic processing</w:t>
      </w:r>
      <w:r w:rsidR="00C172B0">
        <w:t xml:space="preserve"> </w:t>
      </w:r>
      <w:r w:rsidRPr="007938F5">
        <w:t>are biologically plausible</w:t>
      </w:r>
      <w:ins w:id="126" w:author="Thaker, Vidhu V." w:date="2026-03-23T04:49:00Z" w16du:dateUtc="2026-03-23T08:49:00Z">
        <w:r w:rsidR="00C172B0">
          <w:t>,</w:t>
        </w:r>
      </w:ins>
      <w:r w:rsidRPr="007938F5">
        <w:t xml:space="preserve"> and in some cases</w:t>
      </w:r>
      <w:ins w:id="127" w:author="Thaker, Vidhu V." w:date="2026-03-23T04:49:00Z" w16du:dateUtc="2026-03-23T08:49:00Z">
        <w:r w:rsidR="00C172B0">
          <w:t>,</w:t>
        </w:r>
      </w:ins>
      <w:r w:rsidRPr="007938F5">
        <w:t xml:space="preserve"> modifiable via diet, microbiome-targeted therapies, or metabolic interventions. The association of </w:t>
      </w:r>
      <w:proofErr w:type="spellStart"/>
      <w:r w:rsidRPr="007938F5">
        <w:t>MetRS</w:t>
      </w:r>
      <w:proofErr w:type="spellEnd"/>
      <w:r w:rsidRPr="007938F5">
        <w:t xml:space="preserve"> components with genetic loci further underscores a heritable component to metabolic resilience after surgery.</w:t>
      </w:r>
    </w:p>
    <w:p w14:paraId="37E9F8A2" w14:textId="7359B809" w:rsidR="00F978C9" w:rsidRDefault="00F12AC3" w:rsidP="009F53D9">
      <w:pPr>
        <w:spacing w:before="100" w:beforeAutospacing="1" w:after="100" w:afterAutospacing="1" w:line="480" w:lineRule="auto"/>
      </w:pPr>
      <w:r>
        <w:t>T</w:t>
      </w:r>
      <w:r w:rsidR="00F325C6" w:rsidRPr="007938F5">
        <w:t xml:space="preserve">hese </w:t>
      </w:r>
      <w:r w:rsidR="00F978C9">
        <w:t>findings</w:t>
      </w:r>
      <w:r>
        <w:t xml:space="preserve"> </w:t>
      </w:r>
      <w:r w:rsidR="00F325C6" w:rsidRPr="007938F5">
        <w:t xml:space="preserve">advance the concept of precision bariatrics: tailoring perioperative management and </w:t>
      </w:r>
      <w:r w:rsidR="00F978C9">
        <w:t xml:space="preserve">long-term </w:t>
      </w:r>
      <w:r w:rsidR="00F325C6" w:rsidRPr="007938F5">
        <w:t xml:space="preserve">follow-up based on </w:t>
      </w:r>
      <w:r w:rsidR="00F978C9">
        <w:t xml:space="preserve">individualized </w:t>
      </w:r>
      <w:r w:rsidR="00F325C6" w:rsidRPr="007938F5">
        <w:t xml:space="preserve">molecular risk. </w:t>
      </w:r>
      <w:r w:rsidR="00F80152">
        <w:t xml:space="preserve">To realize this </w:t>
      </w:r>
      <w:r w:rsidR="00F978C9">
        <w:t>vision</w:t>
      </w:r>
      <w:r w:rsidR="00F80152">
        <w:t>, f</w:t>
      </w:r>
      <w:r w:rsidR="00F325C6" w:rsidRPr="007938F5">
        <w:t>u</w:t>
      </w:r>
      <w:r w:rsidR="00F978C9">
        <w:t xml:space="preserve">rther validation of </w:t>
      </w:r>
      <w:r w:rsidR="00F80152">
        <w:t>metabolite-based risk scores in larger and more varied populations</w:t>
      </w:r>
      <w:r w:rsidR="00F978C9">
        <w:t xml:space="preserve"> is essential, alongside </w:t>
      </w:r>
      <w:r w:rsidR="00F80152">
        <w:t>mechanistic studies to clarify the</w:t>
      </w:r>
      <w:r w:rsidR="00F978C9">
        <w:t xml:space="preserve"> underlying biological</w:t>
      </w:r>
      <w:r w:rsidR="00F80152">
        <w:t xml:space="preserve"> pathways. </w:t>
      </w:r>
      <w:r w:rsidR="00CB0838">
        <w:t>In clinical practice, implementation could</w:t>
      </w:r>
      <w:r w:rsidR="00F978C9">
        <w:t xml:space="preserve"> begin with</w:t>
      </w:r>
      <w:r w:rsidR="00CB0838">
        <w:t xml:space="preserve"> a preoperative screening algorithm incorporating the </w:t>
      </w:r>
      <w:proofErr w:type="spellStart"/>
      <w:r w:rsidR="00CB0838">
        <w:t>MetRS</w:t>
      </w:r>
      <w:proofErr w:type="spellEnd"/>
      <w:r w:rsidR="00F978C9">
        <w:t xml:space="preserve">, </w:t>
      </w:r>
      <w:r w:rsidR="00CB0838">
        <w:t xml:space="preserve">derived from a </w:t>
      </w:r>
      <w:r w:rsidR="00F978C9">
        <w:t xml:space="preserve">fasting </w:t>
      </w:r>
      <w:r w:rsidR="00CB0838">
        <w:t xml:space="preserve">blood sample obtained during </w:t>
      </w:r>
      <w:r w:rsidR="00F978C9">
        <w:t>routine evaluation</w:t>
      </w:r>
      <w:r w:rsidR="00CB0838">
        <w:t xml:space="preserve">. High-risk individuals may benefit from </w:t>
      </w:r>
      <w:r w:rsidR="00F978C9">
        <w:t>intensified</w:t>
      </w:r>
      <w:r w:rsidR="00CB0838">
        <w:t xml:space="preserve"> perioperative counseling, closer </w:t>
      </w:r>
      <w:r w:rsidR="00F978C9">
        <w:t>post-operative surveillance</w:t>
      </w:r>
      <w:r w:rsidR="00CB0838">
        <w:t xml:space="preserve">, and early behavioral or pharmacologic support. </w:t>
      </w:r>
      <w:r w:rsidR="00F978C9">
        <w:t>As genomic studies of</w:t>
      </w:r>
      <w:r w:rsidR="00C6620D">
        <w:t xml:space="preserve"> weight regain </w:t>
      </w:r>
      <w:r w:rsidR="00F978C9">
        <w:t>emerge</w:t>
      </w:r>
      <w:r w:rsidR="00C6620D">
        <w:t xml:space="preserve">, </w:t>
      </w:r>
      <w:r w:rsidR="00F978C9">
        <w:t>integrating</w:t>
      </w:r>
      <w:r w:rsidR="00CB0838">
        <w:t xml:space="preserve"> </w:t>
      </w:r>
      <w:r w:rsidR="00C6620D">
        <w:t xml:space="preserve">genetic </w:t>
      </w:r>
      <w:r w:rsidR="00F978C9">
        <w:t xml:space="preserve">data </w:t>
      </w:r>
      <w:r w:rsidR="00CB0838">
        <w:t xml:space="preserve">could </w:t>
      </w:r>
      <w:r w:rsidR="00F978C9">
        <w:t>further refine</w:t>
      </w:r>
      <w:r w:rsidR="00CB0838">
        <w:t xml:space="preserve"> risk </w:t>
      </w:r>
      <w:r w:rsidR="00F978C9">
        <w:t>prediction</w:t>
      </w:r>
      <w:r w:rsidR="003659E6">
        <w:t xml:space="preserve">, </w:t>
      </w:r>
      <w:r w:rsidR="00CB0838">
        <w:t xml:space="preserve">especially in younger patients or </w:t>
      </w:r>
      <w:r w:rsidR="00F978C9">
        <w:t>clinically ambiguous cases</w:t>
      </w:r>
      <w:r w:rsidR="00CB0838">
        <w:t xml:space="preserve">. </w:t>
      </w:r>
      <w:r w:rsidR="00F978C9">
        <w:t>Finally, development of a focused clinical assay targeting validated metabolites could support broader use of this strategy across bariatric centers. Together, these steps outline a scalable framework for integrating metabolic profiling into surgical risk stratification and advancing personalized obesity care.</w:t>
      </w:r>
    </w:p>
    <w:p w14:paraId="1D21F35F" w14:textId="77777777" w:rsidR="00591273" w:rsidRDefault="00591273">
      <w:pPr>
        <w:rPr>
          <w:ins w:id="128" w:author="Thaker, Vidhu V." w:date="2026-02-17T17:07:00Z" w16du:dateUtc="2026-02-17T22:07:00Z"/>
          <w:b/>
          <w:bCs/>
          <w:sz w:val="36"/>
          <w:szCs w:val="36"/>
        </w:rPr>
      </w:pPr>
      <w:ins w:id="129" w:author="Thaker, Vidhu V." w:date="2026-02-17T17:07:00Z" w16du:dateUtc="2026-02-17T22:07:00Z">
        <w:r>
          <w:rPr>
            <w:b/>
            <w:bCs/>
            <w:sz w:val="36"/>
            <w:szCs w:val="36"/>
          </w:rPr>
          <w:br w:type="page"/>
        </w:r>
      </w:ins>
    </w:p>
    <w:p w14:paraId="04D848E8" w14:textId="75EFF760" w:rsidR="00591273" w:rsidRPr="00426E88" w:rsidRDefault="00591273" w:rsidP="00AE1EC1">
      <w:pPr>
        <w:pStyle w:val="Heading1"/>
        <w:spacing w:before="120" w:after="120" w:line="480" w:lineRule="auto"/>
        <w:rPr>
          <w:rFonts w:ascii="Times New Roman" w:hAnsi="Times New Roman" w:cs="Times New Roman"/>
          <w:b/>
          <w:bCs/>
          <w:color w:val="auto"/>
          <w:sz w:val="24"/>
          <w:szCs w:val="24"/>
        </w:rPr>
      </w:pPr>
      <w:r w:rsidRPr="00426E88">
        <w:rPr>
          <w:rFonts w:ascii="Times New Roman" w:hAnsi="Times New Roman" w:cs="Times New Roman"/>
          <w:b/>
          <w:bCs/>
          <w:color w:val="auto"/>
          <w:sz w:val="24"/>
          <w:szCs w:val="24"/>
        </w:rPr>
        <w:lastRenderedPageBreak/>
        <w:t xml:space="preserve">STAR Methods </w:t>
      </w:r>
    </w:p>
    <w:p w14:paraId="4763E00B" w14:textId="77777777" w:rsidR="00591273" w:rsidRPr="00426E88" w:rsidRDefault="00591273" w:rsidP="00AE1EC1">
      <w:pPr>
        <w:pStyle w:val="Heading2"/>
        <w:spacing w:before="120" w:after="120" w:line="480" w:lineRule="auto"/>
        <w:rPr>
          <w:rFonts w:ascii="Times New Roman" w:hAnsi="Times New Roman" w:cs="Times New Roman"/>
          <w:b/>
          <w:bCs/>
          <w:color w:val="auto"/>
          <w:sz w:val="24"/>
          <w:szCs w:val="24"/>
        </w:rPr>
      </w:pPr>
      <w:r w:rsidRPr="00426E88">
        <w:rPr>
          <w:rFonts w:ascii="Times New Roman" w:hAnsi="Times New Roman" w:cs="Times New Roman"/>
          <w:b/>
          <w:bCs/>
          <w:color w:val="auto"/>
          <w:sz w:val="24"/>
          <w:szCs w:val="24"/>
        </w:rPr>
        <w:t>RESOURCE AVAILABILITY</w:t>
      </w:r>
    </w:p>
    <w:p w14:paraId="5D96EC0C" w14:textId="77777777" w:rsidR="00591273" w:rsidRPr="00426E88" w:rsidRDefault="00591273" w:rsidP="00AE1EC1">
      <w:pPr>
        <w:pStyle w:val="Heading3"/>
        <w:spacing w:before="120" w:after="120" w:line="480" w:lineRule="auto"/>
        <w:rPr>
          <w:rFonts w:cs="Times New Roman"/>
          <w:b/>
          <w:bCs/>
          <w:color w:val="auto"/>
          <w:sz w:val="24"/>
          <w:szCs w:val="24"/>
        </w:rPr>
      </w:pPr>
      <w:r w:rsidRPr="00426E88">
        <w:rPr>
          <w:rFonts w:cs="Times New Roman"/>
          <w:b/>
          <w:bCs/>
          <w:color w:val="auto"/>
          <w:sz w:val="24"/>
          <w:szCs w:val="24"/>
        </w:rPr>
        <w:t>Lead contact</w:t>
      </w:r>
    </w:p>
    <w:p w14:paraId="01EA7157" w14:textId="77777777" w:rsidR="00591273" w:rsidRPr="00426E88" w:rsidRDefault="00591273" w:rsidP="00AE1EC1">
      <w:pPr>
        <w:pStyle w:val="NormalWeb"/>
        <w:spacing w:before="120" w:beforeAutospacing="0" w:after="120" w:afterAutospacing="0" w:line="480" w:lineRule="auto"/>
      </w:pPr>
      <w:r w:rsidRPr="00426E88">
        <w:t>Further information and requests for resources should be directed to and will be fulfilled by the lead contact, Vidhu V. Thaker (vvt2114@cumc.columbia.edu).</w:t>
      </w:r>
    </w:p>
    <w:p w14:paraId="1A0AB614" w14:textId="77777777" w:rsidR="00591273" w:rsidRPr="00426E88" w:rsidRDefault="00591273" w:rsidP="00AE1EC1">
      <w:pPr>
        <w:pStyle w:val="Heading3"/>
        <w:spacing w:before="120" w:after="120" w:line="480" w:lineRule="auto"/>
        <w:rPr>
          <w:rFonts w:cs="Times New Roman"/>
          <w:color w:val="auto"/>
          <w:sz w:val="24"/>
          <w:szCs w:val="24"/>
        </w:rPr>
      </w:pPr>
      <w:r w:rsidRPr="00426E88">
        <w:rPr>
          <w:rFonts w:cs="Times New Roman"/>
          <w:color w:val="auto"/>
          <w:sz w:val="24"/>
          <w:szCs w:val="24"/>
        </w:rPr>
        <w:t>Materials availability</w:t>
      </w:r>
    </w:p>
    <w:p w14:paraId="27F7DBD6" w14:textId="77777777" w:rsidR="00591273" w:rsidRPr="00426E88" w:rsidRDefault="00591273" w:rsidP="00AE1EC1">
      <w:pPr>
        <w:pStyle w:val="NormalWeb"/>
        <w:spacing w:before="120" w:beforeAutospacing="0" w:after="120" w:afterAutospacing="0" w:line="480" w:lineRule="auto"/>
      </w:pPr>
      <w:r w:rsidRPr="00426E88">
        <w:t>This study did not generate new unique reagents.</w:t>
      </w:r>
    </w:p>
    <w:p w14:paraId="6AB95E8E" w14:textId="77777777" w:rsidR="00591273" w:rsidRPr="00426E88" w:rsidRDefault="00591273" w:rsidP="00AE1EC1">
      <w:pPr>
        <w:pStyle w:val="Heading3"/>
        <w:spacing w:before="120" w:after="120" w:line="480" w:lineRule="auto"/>
        <w:rPr>
          <w:rFonts w:cs="Times New Roman"/>
          <w:b/>
          <w:bCs/>
          <w:color w:val="auto"/>
          <w:sz w:val="24"/>
          <w:szCs w:val="24"/>
        </w:rPr>
      </w:pPr>
      <w:r w:rsidRPr="00426E88">
        <w:rPr>
          <w:rFonts w:cs="Times New Roman"/>
          <w:b/>
          <w:bCs/>
          <w:color w:val="auto"/>
          <w:sz w:val="24"/>
          <w:szCs w:val="24"/>
        </w:rPr>
        <w:t>Data and code availability</w:t>
      </w:r>
    </w:p>
    <w:p w14:paraId="646D682B" w14:textId="77777777" w:rsidR="00591273" w:rsidRPr="00426E88" w:rsidRDefault="00591273" w:rsidP="00AE1EC1">
      <w:pPr>
        <w:numPr>
          <w:ilvl w:val="0"/>
          <w:numId w:val="2"/>
        </w:numPr>
        <w:spacing w:before="120" w:after="120" w:line="480" w:lineRule="auto"/>
      </w:pPr>
      <w:r w:rsidRPr="00426E88">
        <w:t>Summary-level data and code supporting the findings are available upon request from the corresponding authors.</w:t>
      </w:r>
    </w:p>
    <w:p w14:paraId="544219C1" w14:textId="77777777" w:rsidR="00591273" w:rsidRPr="00426E88" w:rsidRDefault="00591273" w:rsidP="00AE1EC1">
      <w:pPr>
        <w:numPr>
          <w:ilvl w:val="0"/>
          <w:numId w:val="2"/>
        </w:numPr>
        <w:spacing w:before="120" w:after="120" w:line="480" w:lineRule="auto"/>
      </w:pPr>
      <w:r w:rsidRPr="00426E88">
        <w:t xml:space="preserve">Genotypic and phenotypic data from the Framingham Heart Study are publicly available via </w:t>
      </w:r>
      <w:proofErr w:type="spellStart"/>
      <w:r w:rsidRPr="00426E88">
        <w:t>dbGaP</w:t>
      </w:r>
      <w:proofErr w:type="spellEnd"/>
      <w:r w:rsidRPr="00426E88">
        <w:t xml:space="preserve"> (accession: phs000007).</w:t>
      </w:r>
    </w:p>
    <w:p w14:paraId="06E2DCAE" w14:textId="1E9F074F" w:rsidR="00591273" w:rsidRPr="00426E88" w:rsidRDefault="00591273" w:rsidP="00AE1EC1">
      <w:pPr>
        <w:numPr>
          <w:ilvl w:val="0"/>
          <w:numId w:val="2"/>
        </w:numPr>
        <w:spacing w:before="120" w:after="120" w:line="480" w:lineRule="auto"/>
      </w:pPr>
      <w:r w:rsidRPr="00426E88">
        <w:t xml:space="preserve">Code for </w:t>
      </w:r>
      <w:proofErr w:type="spellStart"/>
      <w:r w:rsidRPr="00426E88">
        <w:t>MetRS</w:t>
      </w:r>
      <w:proofErr w:type="spellEnd"/>
      <w:r w:rsidRPr="00426E88">
        <w:t xml:space="preserve"> calculation, cross-validation, and GWAS analyses has been deposited at [GitHub] and is publicly available as of the date of publication. DOIs are listed in the key resources table.</w:t>
      </w:r>
    </w:p>
    <w:p w14:paraId="4838B156" w14:textId="282AA5D2" w:rsidR="00591273" w:rsidRPr="00426E88" w:rsidRDefault="00591273" w:rsidP="00AE1EC1">
      <w:pPr>
        <w:numPr>
          <w:ilvl w:val="0"/>
          <w:numId w:val="2"/>
        </w:numPr>
        <w:spacing w:before="120" w:after="120" w:line="480" w:lineRule="auto"/>
      </w:pPr>
      <w:r w:rsidRPr="00426E88">
        <w:t>Any additional information required to reanalyze the data reported in this paper is available from the lead contact upon request.</w:t>
      </w:r>
    </w:p>
    <w:p w14:paraId="66A15707" w14:textId="77777777" w:rsidR="00591273" w:rsidRPr="00426E88" w:rsidRDefault="00591273" w:rsidP="00AE1EC1">
      <w:pPr>
        <w:pStyle w:val="Heading2"/>
        <w:spacing w:before="120" w:after="120" w:line="480" w:lineRule="auto"/>
        <w:rPr>
          <w:rFonts w:ascii="Times New Roman" w:hAnsi="Times New Roman" w:cs="Times New Roman"/>
          <w:b/>
          <w:bCs/>
          <w:color w:val="auto"/>
          <w:sz w:val="24"/>
          <w:szCs w:val="24"/>
        </w:rPr>
      </w:pPr>
      <w:r w:rsidRPr="00426E88">
        <w:rPr>
          <w:rFonts w:ascii="Times New Roman" w:hAnsi="Times New Roman" w:cs="Times New Roman"/>
          <w:b/>
          <w:bCs/>
          <w:color w:val="auto"/>
          <w:sz w:val="24"/>
          <w:szCs w:val="24"/>
        </w:rPr>
        <w:lastRenderedPageBreak/>
        <w:t>EXPERIMENTAL MODEL AND STUDY PARTICIPANT DETAILS</w:t>
      </w:r>
    </w:p>
    <w:p w14:paraId="24F46AF2" w14:textId="77777777" w:rsidR="00591273" w:rsidRPr="00426E88" w:rsidRDefault="00591273" w:rsidP="00AE1EC1">
      <w:pPr>
        <w:pStyle w:val="Heading3"/>
        <w:spacing w:before="120" w:after="120" w:line="480" w:lineRule="auto"/>
        <w:rPr>
          <w:ins w:id="130" w:author="Thaker, Vidhu V." w:date="2026-02-17T17:15:00Z" w16du:dateUtc="2026-02-17T22:15:00Z"/>
          <w:rFonts w:cs="Times New Roman"/>
          <w:color w:val="auto"/>
          <w:sz w:val="24"/>
          <w:szCs w:val="24"/>
        </w:rPr>
      </w:pPr>
      <w:r w:rsidRPr="00426E88">
        <w:rPr>
          <w:rFonts w:cs="Times New Roman"/>
          <w:color w:val="auto"/>
          <w:sz w:val="24"/>
          <w:szCs w:val="24"/>
        </w:rPr>
        <w:t>Human participants</w:t>
      </w:r>
    </w:p>
    <w:p w14:paraId="56949563" w14:textId="5D0878EC" w:rsidR="00591273" w:rsidRPr="00426E88" w:rsidRDefault="00591273" w:rsidP="00AE1EC1">
      <w:pPr>
        <w:pStyle w:val="Heading3"/>
        <w:spacing w:before="120" w:after="120" w:line="480" w:lineRule="auto"/>
        <w:rPr>
          <w:rFonts w:cs="Times New Roman"/>
          <w:b/>
          <w:bCs/>
          <w:color w:val="auto"/>
          <w:sz w:val="24"/>
          <w:szCs w:val="24"/>
        </w:rPr>
      </w:pPr>
      <w:r w:rsidRPr="00426E88">
        <w:rPr>
          <w:rFonts w:cs="Times New Roman"/>
          <w:b/>
          <w:bCs/>
          <w:color w:val="auto"/>
          <w:sz w:val="24"/>
          <w:szCs w:val="24"/>
        </w:rPr>
        <w:t>Discovery cohort</w:t>
      </w:r>
      <w:ins w:id="131" w:author="Thaker, Vidhu V." w:date="2026-03-23T04:52:00Z" w16du:dateUtc="2026-03-23T08:52:00Z">
        <w:r w:rsidR="003659E6">
          <w:rPr>
            <w:rFonts w:cs="Times New Roman"/>
            <w:b/>
            <w:bCs/>
            <w:color w:val="auto"/>
            <w:sz w:val="24"/>
            <w:szCs w:val="24"/>
          </w:rPr>
          <w:t>: Longitudinal Assessment of Bariatric Surgery</w:t>
        </w:r>
      </w:ins>
      <w:r w:rsidRPr="00426E88">
        <w:rPr>
          <w:rFonts w:cs="Times New Roman"/>
          <w:b/>
          <w:bCs/>
          <w:color w:val="auto"/>
          <w:sz w:val="24"/>
          <w:szCs w:val="24"/>
        </w:rPr>
        <w:t xml:space="preserve"> (LABS-2)</w:t>
      </w:r>
    </w:p>
    <w:p w14:paraId="1D33DBBF" w14:textId="34767CAA" w:rsidR="00591273" w:rsidRPr="00426E88" w:rsidRDefault="00591273" w:rsidP="00AE1EC1">
      <w:pPr>
        <w:pStyle w:val="NormalWeb"/>
        <w:spacing w:before="120" w:beforeAutospacing="0" w:after="120" w:afterAutospacing="0" w:line="480" w:lineRule="auto"/>
      </w:pPr>
      <w:r w:rsidRPr="00426E88">
        <w:t>The discovery cohort was drawn from the Longitudinal Assessment of Bariatric Surgery (LABS-2) study, a prospective, multicenter observational cohort conducted at 10 US hospitals across 6 clinical centers</w:t>
      </w:r>
      <w:ins w:id="132" w:author="Thaker, Vidhu V." w:date="2026-02-17T17:16:00Z" w16du:dateUtc="2026-02-17T22:16:00Z">
        <w:r w:rsidRPr="00426E88">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ins>
      <w:r w:rsidRPr="00426E88">
        <w:instrText xml:space="preserve"> ADDIN EN.CITE </w:instrText>
      </w:r>
      <w:r w:rsidRPr="00426E88">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Pr="00426E88">
        <w:instrText xml:space="preserve"> ADDIN EN.CITE.DATA </w:instrText>
      </w:r>
      <w:r w:rsidRPr="00426E88">
        <w:fldChar w:fldCharType="end"/>
      </w:r>
      <w:ins w:id="133" w:author="Thaker, Vidhu V." w:date="2026-02-17T17:16:00Z" w16du:dateUtc="2026-02-17T22:16:00Z">
        <w:r w:rsidRPr="00426E88">
          <w:fldChar w:fldCharType="separate"/>
        </w:r>
      </w:ins>
      <w:r w:rsidRPr="00426E88">
        <w:rPr>
          <w:noProof/>
          <w:vertAlign w:val="superscript"/>
        </w:rPr>
        <w:t>25-27</w:t>
      </w:r>
      <w:ins w:id="134" w:author="Thaker, Vidhu V." w:date="2026-02-17T17:16:00Z" w16du:dateUtc="2026-02-17T22:16:00Z">
        <w:r w:rsidRPr="00426E88">
          <w:fldChar w:fldCharType="end"/>
        </w:r>
      </w:ins>
      <w:r w:rsidRPr="00426E88">
        <w:t>. Adults (≥18 years) undergoing bariatric surgery as part of routine clinical care were recruited between 2006 and 2009. The current analysis included 1,590 participants who underwent Roux-en-Y gastric bypass (RYGB) with complete 7-year follow-up weight data and available baseline fasting plasma samples.</w:t>
      </w:r>
    </w:p>
    <w:p w14:paraId="6981EDA0" w14:textId="0FD86E91" w:rsidR="00591273" w:rsidRPr="00426E88" w:rsidRDefault="00591273" w:rsidP="00AE1EC1">
      <w:pPr>
        <w:pStyle w:val="NormalWeb"/>
        <w:spacing w:before="120" w:beforeAutospacing="0" w:after="120" w:afterAutospacing="0" w:line="480" w:lineRule="auto"/>
      </w:pPr>
      <w:r w:rsidRPr="00426E88">
        <w:rPr>
          <w:rStyle w:val="Strong"/>
          <w:rFonts w:eastAsiaTheme="majorEastAsia"/>
        </w:rPr>
        <w:t>Demographics:</w:t>
      </w:r>
      <w:r w:rsidRPr="00426E88">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p>
    <w:p w14:paraId="3885F8A7" w14:textId="2DA646C5" w:rsidR="00591273" w:rsidRPr="00426E88" w:rsidRDefault="00591273" w:rsidP="00AE1EC1">
      <w:pPr>
        <w:pStyle w:val="NormalWeb"/>
        <w:spacing w:before="120" w:beforeAutospacing="0" w:after="120" w:afterAutospacing="0" w:line="480" w:lineRule="auto"/>
      </w:pPr>
      <w:r w:rsidRPr="00426E88">
        <w:rPr>
          <w:rStyle w:val="Strong"/>
          <w:rFonts w:eastAsiaTheme="majorEastAsia"/>
        </w:rPr>
        <w:t>Influence of sex on results:</w:t>
      </w:r>
      <w:r w:rsidRPr="00426E88">
        <w:t xml:space="preserve"> Weight trajectories did not differ by sex (Supplemental Fig. 3). Given that 82.5% of participants were female, the study was not powered to detect sex-specific metabolite associations, which represents a limitation of the current analysis.</w:t>
      </w:r>
    </w:p>
    <w:p w14:paraId="06A0FD3B" w14:textId="77777777" w:rsidR="00591273" w:rsidRPr="00426E88" w:rsidRDefault="00591273" w:rsidP="00AE1EC1">
      <w:pPr>
        <w:pStyle w:val="NormalWeb"/>
        <w:spacing w:before="120" w:beforeAutospacing="0" w:after="120" w:afterAutospacing="0" w:line="480" w:lineRule="auto"/>
      </w:pPr>
      <w:r w:rsidRPr="00426E88">
        <w:rPr>
          <w:rStyle w:val="Strong"/>
          <w:rFonts w:eastAsiaTheme="majorEastAsia"/>
        </w:rPr>
        <w:t>Ethics:</w:t>
      </w:r>
      <w:r w:rsidRPr="00426E88">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p>
    <w:p w14:paraId="691F7CC0" w14:textId="65674CBD" w:rsidR="00591273" w:rsidRPr="00426E88" w:rsidRDefault="00591273" w:rsidP="00AE1EC1">
      <w:pPr>
        <w:pStyle w:val="Heading3"/>
        <w:spacing w:before="120" w:after="120" w:line="480" w:lineRule="auto"/>
        <w:rPr>
          <w:rFonts w:cs="Times New Roman"/>
          <w:b/>
          <w:bCs/>
          <w:color w:val="auto"/>
          <w:sz w:val="24"/>
          <w:szCs w:val="24"/>
        </w:rPr>
      </w:pPr>
      <w:r w:rsidRPr="00426E88">
        <w:rPr>
          <w:rFonts w:cs="Times New Roman"/>
          <w:b/>
          <w:bCs/>
          <w:color w:val="auto"/>
          <w:sz w:val="24"/>
          <w:szCs w:val="24"/>
        </w:rPr>
        <w:lastRenderedPageBreak/>
        <w:t>Post-RYGB clinical cohort</w:t>
      </w:r>
    </w:p>
    <w:p w14:paraId="7801B40E" w14:textId="4F5F7F66" w:rsidR="00591273" w:rsidRPr="00426E88" w:rsidRDefault="00591273" w:rsidP="00AE1EC1">
      <w:pPr>
        <w:pStyle w:val="NormalWeb"/>
        <w:spacing w:before="120" w:beforeAutospacing="0" w:after="120" w:afterAutospacing="0" w:line="480" w:lineRule="auto"/>
      </w:pPr>
      <w:r w:rsidRPr="00426E88">
        <w:t>This prospective cohort, recruited at Brigham and Women's Hospital (Boston, MA, USA), included individuals who had undergone RYGB at least five years prior and were evaluated 5–10 years postoperatively</w:t>
      </w:r>
      <w:r w:rsidR="00426E88">
        <w:rPr>
          <w:rFonts w:ascii="Arial" w:hAnsi="Arial" w:cs="Arial"/>
          <w:sz w:val="22"/>
          <w:szCs w:val="22"/>
        </w:rPr>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426E88">
        <w:rPr>
          <w:rFonts w:ascii="Arial" w:hAnsi="Arial" w:cs="Arial"/>
          <w:sz w:val="22"/>
          <w:szCs w:val="22"/>
        </w:rPr>
        <w:instrText xml:space="preserve"> ADDIN EN.CITE </w:instrText>
      </w:r>
      <w:r w:rsidR="00426E88">
        <w:rPr>
          <w:rFonts w:ascii="Arial" w:hAnsi="Arial" w:cs="Arial"/>
          <w:sz w:val="22"/>
          <w:szCs w:val="22"/>
        </w:rPr>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426E88">
        <w:rPr>
          <w:rFonts w:ascii="Arial" w:hAnsi="Arial" w:cs="Arial"/>
          <w:sz w:val="22"/>
          <w:szCs w:val="22"/>
        </w:rPr>
        <w:instrText xml:space="preserve"> ADDIN EN.CITE.DATA </w:instrText>
      </w:r>
      <w:r w:rsidR="00426E88">
        <w:rPr>
          <w:rFonts w:ascii="Arial" w:hAnsi="Arial" w:cs="Arial"/>
          <w:sz w:val="22"/>
          <w:szCs w:val="22"/>
        </w:rPr>
      </w:r>
      <w:r w:rsidR="00426E88">
        <w:rPr>
          <w:rFonts w:ascii="Arial" w:hAnsi="Arial" w:cs="Arial"/>
          <w:sz w:val="22"/>
          <w:szCs w:val="22"/>
        </w:rPr>
        <w:fldChar w:fldCharType="end"/>
      </w:r>
      <w:r w:rsidR="00426E88">
        <w:rPr>
          <w:rFonts w:ascii="Arial" w:hAnsi="Arial" w:cs="Arial"/>
          <w:sz w:val="22"/>
          <w:szCs w:val="22"/>
        </w:rPr>
      </w:r>
      <w:r w:rsidR="00426E88">
        <w:rPr>
          <w:rFonts w:ascii="Arial" w:hAnsi="Arial" w:cs="Arial"/>
          <w:sz w:val="22"/>
          <w:szCs w:val="22"/>
        </w:rPr>
        <w:fldChar w:fldCharType="separate"/>
      </w:r>
      <w:r w:rsidR="00426E88" w:rsidRPr="00591273">
        <w:rPr>
          <w:rFonts w:ascii="Arial" w:hAnsi="Arial" w:cs="Arial"/>
          <w:noProof/>
          <w:sz w:val="22"/>
          <w:szCs w:val="22"/>
          <w:vertAlign w:val="superscript"/>
        </w:rPr>
        <w:t>28</w:t>
      </w:r>
      <w:r w:rsidR="00426E88">
        <w:rPr>
          <w:rFonts w:ascii="Arial" w:hAnsi="Arial" w:cs="Arial"/>
          <w:sz w:val="22"/>
          <w:szCs w:val="22"/>
        </w:rPr>
        <w:fldChar w:fldCharType="end"/>
      </w:r>
      <w:r w:rsidRPr="00426E88">
        <w:t>. Participants with weight regain — defined as ≥20% regain of maximum weight loss, calculated as [(current weight − nadir weight)</w:t>
      </w:r>
      <w:proofErr w:type="gramStart"/>
      <w:r w:rsidRPr="00426E88">
        <w:t>/(</w:t>
      </w:r>
      <w:proofErr w:type="gramEnd"/>
      <w:r w:rsidRPr="00426E88">
        <w:t>initial weight − nadir weight)] — were identified (n=21) and matched to individuals with sustained weight loss (n=14) based on age, sex, preoperative BMI, and comorbidity burden. Exclusion criteria included active psychiatric illness, major anatomical complications, and current use of anti-obesity medications.</w:t>
      </w:r>
    </w:p>
    <w:p w14:paraId="746562E9" w14:textId="70F23D15" w:rsidR="00591273" w:rsidRPr="00426E88" w:rsidRDefault="00591273" w:rsidP="00AE1EC1">
      <w:pPr>
        <w:pStyle w:val="NormalWeb"/>
        <w:spacing w:before="120" w:beforeAutospacing="0" w:after="120" w:afterAutospacing="0" w:line="480" w:lineRule="auto"/>
      </w:pPr>
      <w:r w:rsidRPr="00426E88">
        <w:rPr>
          <w:rStyle w:val="Strong"/>
          <w:rFonts w:eastAsiaTheme="majorEastAsia"/>
        </w:rPr>
        <w:t>[</w:t>
      </w:r>
      <w:r w:rsidRPr="00AE1EC1">
        <w:rPr>
          <w:rStyle w:val="Strong"/>
          <w:rFonts w:eastAsiaTheme="majorEastAsia"/>
          <w:highlight w:val="yellow"/>
          <w:rPrChange w:id="135" w:author="Thaker, Vidhu V." w:date="2026-03-23T05:41:00Z" w16du:dateUtc="2026-03-23T09:41:00Z">
            <w:rPr>
              <w:rStyle w:val="Strong"/>
              <w:rFonts w:eastAsiaTheme="majorEastAsia"/>
            </w:rPr>
          </w:rPrChange>
        </w:rPr>
        <w:t>Add sex, age, race/ethnicity breakdown for this cohort</w:t>
      </w:r>
      <w:r w:rsidRPr="00426E88">
        <w:rPr>
          <w:rStyle w:val="Strong"/>
          <w:rFonts w:eastAsiaTheme="majorEastAsia"/>
        </w:rPr>
        <w:t>]</w:t>
      </w:r>
      <w:r w:rsidRPr="00426E88">
        <w:t xml:space="preserve"> The study was approved by the IRB at Brigham and Women's Hospital and Boston Children's Hospital, and written informed consent was obtained.</w:t>
      </w:r>
    </w:p>
    <w:p w14:paraId="70907F26" w14:textId="4D316BE4" w:rsidR="00591273" w:rsidRPr="00426E88" w:rsidRDefault="00591273" w:rsidP="00AE1EC1">
      <w:pPr>
        <w:pStyle w:val="Heading3"/>
        <w:spacing w:before="120" w:after="120" w:line="480" w:lineRule="auto"/>
        <w:rPr>
          <w:rFonts w:cs="Times New Roman"/>
          <w:b/>
          <w:bCs/>
          <w:color w:val="auto"/>
          <w:sz w:val="24"/>
          <w:szCs w:val="24"/>
        </w:rPr>
      </w:pPr>
      <w:r w:rsidRPr="00426E88">
        <w:rPr>
          <w:rFonts w:cs="Times New Roman"/>
          <w:b/>
          <w:bCs/>
          <w:color w:val="auto"/>
          <w:sz w:val="24"/>
          <w:szCs w:val="24"/>
        </w:rPr>
        <w:t>Estonian Biobank cohort</w:t>
      </w:r>
    </w:p>
    <w:p w14:paraId="726AD468" w14:textId="77777777" w:rsidR="00591273" w:rsidRPr="00426E88" w:rsidRDefault="00591273" w:rsidP="00AE1EC1">
      <w:pPr>
        <w:pStyle w:val="NormalWeb"/>
        <w:spacing w:before="120" w:beforeAutospacing="0" w:after="120" w:afterAutospacing="0" w:line="480" w:lineRule="auto"/>
      </w:pPr>
      <w:r w:rsidRPr="00426E88">
        <w:t>This external dataset was derived from the Estonian Biobank at the University of Tartu and included 200 individuals from the extremes of the BMI distribution: 100 lean (BMI &lt; 20 kg/m²) and 100 with obesity (BMI &gt; 34 kg/m²), matched by age, sex, and fasting duration (≥4 hours) (ref 29). Individuals with pregnancy, anorexia, or known wasting illnesses were excluded.</w:t>
      </w:r>
    </w:p>
    <w:p w14:paraId="07638083" w14:textId="2867085B" w:rsidR="00591273" w:rsidRPr="00426E88" w:rsidRDefault="00591273" w:rsidP="00AE1EC1">
      <w:pPr>
        <w:pStyle w:val="NormalWeb"/>
        <w:spacing w:before="120" w:beforeAutospacing="0" w:after="120" w:afterAutospacing="0" w:line="480" w:lineRule="auto"/>
      </w:pPr>
      <w:r w:rsidRPr="00426E88">
        <w:rPr>
          <w:rStyle w:val="Strong"/>
          <w:rFonts w:eastAsiaTheme="majorEastAsia"/>
        </w:rPr>
        <w:t>[</w:t>
      </w:r>
      <w:r w:rsidRPr="00AE1EC1">
        <w:rPr>
          <w:rStyle w:val="Strong"/>
          <w:rFonts w:eastAsiaTheme="majorEastAsia"/>
          <w:highlight w:val="yellow"/>
          <w:rPrChange w:id="136" w:author="Thaker, Vidhu V." w:date="2026-03-23T05:41:00Z" w16du:dateUtc="2026-03-23T09:41:00Z">
            <w:rPr>
              <w:rStyle w:val="Strong"/>
              <w:rFonts w:eastAsiaTheme="majorEastAsia"/>
            </w:rPr>
          </w:rPrChange>
        </w:rPr>
        <w:t>Add sex, age, race/ethnicity breakdown</w:t>
      </w:r>
      <w:r w:rsidRPr="00426E88">
        <w:rPr>
          <w:rStyle w:val="Strong"/>
          <w:rFonts w:eastAsiaTheme="majorEastAsia"/>
        </w:rPr>
        <w:t>.]</w:t>
      </w:r>
      <w:r w:rsidRPr="00426E88">
        <w:t xml:space="preserve"> The study was approved under the University of Tartu biobank protocol.</w:t>
      </w:r>
    </w:p>
    <w:p w14:paraId="0F45D645" w14:textId="0465FB9F" w:rsidR="00591273" w:rsidRPr="003659E6" w:rsidRDefault="00591273" w:rsidP="00AE1EC1">
      <w:pPr>
        <w:pStyle w:val="Heading3"/>
        <w:spacing w:before="120" w:after="120" w:line="480" w:lineRule="auto"/>
        <w:rPr>
          <w:rFonts w:cs="Times New Roman"/>
          <w:b/>
          <w:bCs/>
          <w:color w:val="auto"/>
          <w:sz w:val="24"/>
          <w:szCs w:val="24"/>
        </w:rPr>
      </w:pPr>
      <w:r w:rsidRPr="003659E6">
        <w:rPr>
          <w:rFonts w:cs="Times New Roman"/>
          <w:b/>
          <w:bCs/>
          <w:color w:val="auto"/>
          <w:sz w:val="24"/>
          <w:szCs w:val="24"/>
        </w:rPr>
        <w:t>Framingham Heart Study</w:t>
      </w:r>
    </w:p>
    <w:p w14:paraId="0539BCC8" w14:textId="77777777" w:rsidR="00591273" w:rsidRPr="00426E88" w:rsidRDefault="00591273" w:rsidP="00AE1EC1">
      <w:pPr>
        <w:pStyle w:val="NormalWeb"/>
        <w:spacing w:before="120" w:beforeAutospacing="0" w:after="120" w:afterAutospacing="0" w:line="480" w:lineRule="auto"/>
      </w:pPr>
      <w:r w:rsidRPr="00426E88">
        <w:t xml:space="preserve">Data from the Framingham Heart Study (FHS), a prospective cohort study of CVD risk factors, was obtained through </w:t>
      </w:r>
      <w:proofErr w:type="spellStart"/>
      <w:r w:rsidRPr="00426E88">
        <w:t>dbGaP</w:t>
      </w:r>
      <w:proofErr w:type="spellEnd"/>
      <w:r w:rsidRPr="00426E88">
        <w:t xml:space="preserve"> (accession: phs000007) and used for GWAS analyses. Metabolite profiling was performed on 2,016 fasting plasma samples from the FHS Offspring Cohort </w:t>
      </w:r>
      <w:r w:rsidRPr="00426E88">
        <w:lastRenderedPageBreak/>
        <w:t>collected at Exam 5 (1991–1995) using LC-MS (ref 32). Analysis was limited to individuals with available genomic data (n=1,613).</w:t>
      </w:r>
    </w:p>
    <w:p w14:paraId="130C027A" w14:textId="0655AF25" w:rsidR="00591273" w:rsidRPr="00426E88" w:rsidRDefault="00591273" w:rsidP="00AE1EC1">
      <w:pPr>
        <w:pStyle w:val="NormalWeb"/>
        <w:spacing w:before="120" w:beforeAutospacing="0" w:after="120" w:afterAutospacing="0" w:line="480" w:lineRule="auto"/>
      </w:pPr>
      <w:r w:rsidRPr="00426E88">
        <w:rPr>
          <w:rStyle w:val="Strong"/>
          <w:rFonts w:eastAsiaTheme="majorEastAsia"/>
        </w:rPr>
        <w:t>[</w:t>
      </w:r>
      <w:r w:rsidRPr="00AE1EC1">
        <w:rPr>
          <w:rStyle w:val="Strong"/>
          <w:rFonts w:eastAsiaTheme="majorEastAsia"/>
          <w:highlight w:val="yellow"/>
          <w:rPrChange w:id="137" w:author="Thaker, Vidhu V." w:date="2026-03-23T05:41:00Z" w16du:dateUtc="2026-03-23T09:41:00Z">
            <w:rPr>
              <w:rStyle w:val="Strong"/>
              <w:rFonts w:eastAsiaTheme="majorEastAsia"/>
            </w:rPr>
          </w:rPrChange>
        </w:rPr>
        <w:t>Add sex, age, ancestry breakdown for the 1,613 FHS participants</w:t>
      </w:r>
      <w:r w:rsidRPr="00426E88">
        <w:rPr>
          <w:rStyle w:val="Strong"/>
          <w:rFonts w:eastAsiaTheme="majorEastAsia"/>
        </w:rPr>
        <w:t>.]</w:t>
      </w:r>
    </w:p>
    <w:p w14:paraId="5DBE8E7B" w14:textId="77777777" w:rsidR="00591273" w:rsidRPr="003659E6" w:rsidRDefault="00591273" w:rsidP="00AE1EC1">
      <w:pPr>
        <w:pStyle w:val="Heading2"/>
        <w:spacing w:before="120" w:after="120" w:line="480" w:lineRule="auto"/>
        <w:rPr>
          <w:rFonts w:ascii="Times New Roman" w:hAnsi="Times New Roman" w:cs="Times New Roman"/>
          <w:b/>
          <w:bCs/>
          <w:color w:val="auto"/>
          <w:sz w:val="24"/>
          <w:szCs w:val="24"/>
        </w:rPr>
      </w:pPr>
      <w:r w:rsidRPr="003659E6">
        <w:rPr>
          <w:rFonts w:ascii="Times New Roman" w:hAnsi="Times New Roman" w:cs="Times New Roman"/>
          <w:b/>
          <w:bCs/>
          <w:color w:val="auto"/>
          <w:sz w:val="24"/>
          <w:szCs w:val="24"/>
        </w:rPr>
        <w:t>METHOD DETAILS</w:t>
      </w:r>
    </w:p>
    <w:p w14:paraId="726CE03E" w14:textId="77777777" w:rsidR="00591273" w:rsidRPr="003659E6" w:rsidRDefault="00591273" w:rsidP="00AE1EC1">
      <w:pPr>
        <w:pStyle w:val="Heading3"/>
        <w:spacing w:before="120" w:after="120" w:line="480" w:lineRule="auto"/>
        <w:rPr>
          <w:rFonts w:cs="Times New Roman"/>
          <w:b/>
          <w:bCs/>
          <w:color w:val="auto"/>
          <w:sz w:val="24"/>
          <w:szCs w:val="24"/>
        </w:rPr>
      </w:pPr>
      <w:r w:rsidRPr="003659E6">
        <w:rPr>
          <w:rFonts w:cs="Times New Roman"/>
          <w:b/>
          <w:bCs/>
          <w:color w:val="auto"/>
          <w:sz w:val="24"/>
          <w:szCs w:val="24"/>
        </w:rPr>
        <w:t>Study design and sampling strategy</w:t>
      </w:r>
    </w:p>
    <w:p w14:paraId="55E3A960" w14:textId="77777777" w:rsidR="00591273" w:rsidRPr="00426E88" w:rsidRDefault="00591273" w:rsidP="00AE1EC1">
      <w:pPr>
        <w:pStyle w:val="NormalWeb"/>
        <w:spacing w:before="120" w:beforeAutospacing="0" w:after="120" w:afterAutospacing="0" w:line="480" w:lineRule="auto"/>
      </w:pPr>
      <w:r w:rsidRPr="00426E88">
        <w:t>This study integrates data from four cohorts to discover, evaluate, and assess the genetic basis of metabolomic predictors of long-term weight change following bariatric surgery.</w:t>
      </w:r>
    </w:p>
    <w:p w14:paraId="19E5B5A6" w14:textId="4BA376B5" w:rsidR="00591273" w:rsidRPr="00426E88" w:rsidRDefault="00591273" w:rsidP="00AE1EC1">
      <w:pPr>
        <w:pStyle w:val="NormalWeb"/>
        <w:spacing w:before="120" w:beforeAutospacing="0" w:after="120" w:afterAutospacing="0" w:line="480" w:lineRule="auto"/>
      </w:pPr>
      <w:r w:rsidRPr="00426E88">
        <w:rPr>
          <w:rStyle w:val="Strong"/>
          <w:rFonts w:eastAsiaTheme="majorEastAsia"/>
        </w:rPr>
        <w:t>Extreme-phenotype sampling design:</w:t>
      </w:r>
      <w:r w:rsidRPr="00426E88">
        <w:t xml:space="preserve"> Given the cost of untargeted metabolomic profiling and the pilot nature of this investigation, we employed an extreme-phenotype sampling design, restricting metabolomic analysis to individuals at the tails of the long-term weight trajectory distribution. This approach, well-established in biomarker discovery and genetic epidemiology</w:t>
      </w:r>
      <w:r w:rsidR="00787D7C" w:rsidRPr="00426E88">
        <w:fldChar w:fldCharType="begin">
          <w:fldData xml:space="preserve">PEVuZE5vdGU+PENpdGU+PEF1dGhvcj5CYXJuZXR0PC9BdXRob3I+PFllYXI+MjAxMzwvWWVhcj48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</w:fldData>
        </w:fldChar>
      </w:r>
      <w:r w:rsidR="003114D9">
        <w:instrText xml:space="preserve"> ADDIN EN.CITE </w:instrText>
      </w:r>
      <w:r w:rsidR="003114D9">
        <w:fldChar w:fldCharType="begin">
          <w:fldData xml:space="preserve">PEVuZE5vdGU+PENpdGU+PEF1dGhvcj5CYXJuZXR0PC9BdXRob3I+PFllYXI+MjAxMzwvWWVhcj48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</w:fldData>
        </w:fldChar>
      </w:r>
      <w:r w:rsidR="003114D9">
        <w:instrText xml:space="preserve"> ADDIN EN.CITE.DATA </w:instrText>
      </w:r>
      <w:r w:rsidR="003114D9">
        <w:fldChar w:fldCharType="end"/>
      </w:r>
      <w:r w:rsidR="00787D7C" w:rsidRPr="00426E88">
        <w:fldChar w:fldCharType="separate"/>
      </w:r>
      <w:r w:rsidR="003114D9" w:rsidRPr="003114D9">
        <w:rPr>
          <w:noProof/>
          <w:vertAlign w:val="superscript"/>
        </w:rPr>
        <w:t>31,32,61,62</w:t>
      </w:r>
      <w:r w:rsidR="00787D7C" w:rsidRPr="00426E88">
        <w:fldChar w:fldCharType="end"/>
      </w:r>
      <w:r w:rsidRPr="00426E88">
        <w:t>, enhances statistical power to detect metabolite associations by maximizing phenotypic contrast between groups, particularly when profiling costs preclude whole-cohort analysis.</w:t>
      </w:r>
    </w:p>
    <w:p w14:paraId="1C7658C1" w14:textId="3A8DFF96" w:rsidR="00591273" w:rsidRPr="00426E88" w:rsidRDefault="003659E6" w:rsidP="003659E6">
      <w:pPr>
        <w:pStyle w:val="NormalWeb"/>
        <w:spacing w:before="120" w:beforeAutospacing="0" w:after="120" w:afterAutospacing="0" w:line="480" w:lineRule="auto"/>
      </w:pPr>
      <w:r>
        <w:rPr>
          <w:rStyle w:val="Strong"/>
          <w:rFonts w:eastAsiaTheme="majorEastAsia"/>
        </w:rPr>
        <w:t>S</w:t>
      </w:r>
      <w:r w:rsidRPr="00426E88">
        <w:rPr>
          <w:rStyle w:val="Strong"/>
          <w:rFonts w:eastAsiaTheme="majorEastAsia"/>
        </w:rPr>
        <w:t xml:space="preserve">ample </w:t>
      </w:r>
      <w:r w:rsidR="00591273" w:rsidRPr="00426E88">
        <w:rPr>
          <w:rStyle w:val="Strong"/>
          <w:rFonts w:eastAsiaTheme="majorEastAsia"/>
        </w:rPr>
        <w:t>size rationale:</w:t>
      </w:r>
      <w:r w:rsidR="00591273" w:rsidRPr="00426E88">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r w:rsidR="00787D7C" w:rsidRPr="00426E88">
        <w:fldChar w:fldCharType="begin"/>
      </w:r>
      <w:r w:rsidR="007849F2">
        <w:instrText xml:space="preserve"> ADDIN EN.CITE &lt;EndNote&gt;&lt;Cite&gt;&lt;Author&gt;Li&lt;/Author&gt;&lt;Year&gt;2011&lt;/Year&gt;&lt;RecNum&gt;11881&lt;/RecNum&gt;&lt;DisplayText&gt;&lt;style face="superscript"&gt;31&lt;/style&gt;&lt;/DisplayText&gt;&lt;record&gt;&lt;rec-number&gt;11881&lt;/rec-number&gt;&lt;foreign-keys&gt;&lt;key app="EN" db-id="dpd2vxvzbrettiewttmxv505wwsfzatsx2zd" timestamp="1771367047"&gt;11881&lt;/key&gt;&lt;/foreign-keys&gt;&lt;ref-type name="Journal Article"&gt;17&lt;/ref-type&gt;&lt;contributors&gt;&lt;authors&gt;&lt;author&gt;Li, D.&lt;/author&gt;&lt;author&gt;Lewinger, J. P.&lt;/author&gt;&lt;author&gt;Gauderman, W. J.&lt;/author&gt;&lt;author&gt;Murcray, C. E.&lt;/author&gt;&lt;author&gt;Conti, D.&lt;/author&gt;&lt;/authors&gt;&lt;/contributors&gt;&lt;auth-address&gt;Medical Genetics Institute, Cedars-Sinai Medical Center, Los Angeles, CA, USA.&lt;/auth-address&gt;&lt;titles&gt;&lt;title&gt;Using extreme phenotype sampling to identify the rare causal variants of quantitative traits in association studies&lt;/title&gt;&lt;secondary-title&gt;Genet Epidemiol&lt;/secondary-title&gt;&lt;/titles&gt;&lt;periodical&gt;&lt;full-title&gt;Genet Epidemiol&lt;/full-title&gt;&lt;/periodical&gt;&lt;pages&gt;790-9&lt;/pages&gt;&lt;volume&gt;35&lt;/volume&gt;&lt;number&gt;8&lt;/number&gt;&lt;edition&gt;20110915&lt;/edition&gt;&lt;keywords&gt;&lt;keyword&gt;Cost-Benefit Analysis&lt;/keyword&gt;&lt;keyword&gt;Gene Frequency&lt;/keyword&gt;&lt;keyword&gt;*Genetic Variation&lt;/keyword&gt;&lt;keyword&gt;*Genome-Wide Association Study/economics&lt;/keyword&gt;&lt;keyword&gt;Humans&lt;/keyword&gt;&lt;keyword&gt;Likelihood Functions&lt;/keyword&gt;&lt;keyword&gt;*Models, Genetic&lt;/keyword&gt;&lt;keyword&gt;Phenotype&lt;/keyword&gt;&lt;keyword&gt;Polymorphism, Single Nucleotide&lt;/keyword&gt;&lt;keyword&gt;Quantitative Trait, Heritable&lt;/keyword&gt;&lt;/keywords&gt;&lt;dates&gt;&lt;year&gt;2011&lt;/year&gt;&lt;pub-dates&gt;&lt;date&gt;Dec&lt;/date&gt;&lt;/pub-dates&gt;&lt;/dates&gt;&lt;isbn&gt;0741-0395 (Print)&amp;#xD;0741-0395&lt;/isbn&gt;&lt;accession-num&gt;21922541&lt;/accession-num&gt;&lt;urls&gt;&lt;/urls&gt;&lt;custom2&gt;PMC4238184&lt;/custom2&gt;&lt;custom6&gt;NIHMS640600&lt;/custom6&gt;&lt;electronic-resource-num&gt;10.1002/gepi.20628&lt;/electronic-resource-num&gt;&lt;remote-database-provider&gt;NLM&lt;/remote-database-provider&gt;&lt;language&gt;eng&lt;/language&gt;&lt;/record&gt;&lt;/Cite&gt;&lt;/EndNote&gt;</w:instrText>
      </w:r>
      <w:r w:rsidR="00787D7C" w:rsidRPr="00426E88">
        <w:fldChar w:fldCharType="separate"/>
      </w:r>
      <w:r w:rsidR="007849F2" w:rsidRPr="007849F2">
        <w:rPr>
          <w:noProof/>
          <w:vertAlign w:val="superscript"/>
        </w:rPr>
        <w:t>31</w:t>
      </w:r>
      <w:r w:rsidR="00787D7C" w:rsidRPr="00426E88">
        <w:fldChar w:fldCharType="end"/>
      </w:r>
      <w:r w:rsidR="00591273" w:rsidRPr="00426E88">
        <w:t xml:space="preserve">. For detection of moderate metabolite effect sizes (Cohen's d ≈ 0.5) in a matched-pair design with α = 0.05, 80 pairs provide approximately 86% power, sufficient for a discovery-phase study. The ratio of 160 observations to 62 pre-screened candidate metabolites (2.6:1) is appropriate for </w:t>
      </w:r>
      <w:r w:rsidR="00591273" w:rsidRPr="00426E88">
        <w:lastRenderedPageBreak/>
        <w:t>penalized regression with AIC-based model selection followed by cross-validation, where the objective is hypothesis generation rather than definitive inference.</w:t>
      </w:r>
    </w:p>
    <w:p w14:paraId="0337A77A" w14:textId="77777777" w:rsidR="00591273" w:rsidRPr="003659E6" w:rsidRDefault="00591273" w:rsidP="003659E6">
      <w:pPr>
        <w:pStyle w:val="Heading3"/>
        <w:spacing w:before="120" w:after="120" w:line="480" w:lineRule="auto"/>
        <w:rPr>
          <w:rFonts w:cs="Times New Roman"/>
          <w:b/>
          <w:bCs/>
          <w:color w:val="auto"/>
          <w:sz w:val="24"/>
          <w:szCs w:val="24"/>
        </w:rPr>
      </w:pPr>
      <w:r w:rsidRPr="003659E6">
        <w:rPr>
          <w:rFonts w:cs="Times New Roman"/>
          <w:b/>
          <w:bCs/>
          <w:color w:val="auto"/>
          <w:sz w:val="24"/>
          <w:szCs w:val="24"/>
        </w:rPr>
        <w:t>Weight trajectory classification</w:t>
      </w:r>
    </w:p>
    <w:p w14:paraId="0920B21D" w14:textId="77777777" w:rsidR="00591273" w:rsidRPr="00426E88" w:rsidRDefault="00591273" w:rsidP="003659E6">
      <w:pPr>
        <w:pStyle w:val="NormalWeb"/>
        <w:spacing w:before="120" w:beforeAutospacing="0" w:after="120" w:afterAutospacing="0" w:line="480" w:lineRule="auto"/>
      </w:pPr>
      <w:r w:rsidRPr="00426E88">
        <w:t xml:space="preserve">Weight trajectories were modeled using latent class growth mixture modeling (LCGMM) in </w:t>
      </w:r>
      <w:proofErr w:type="spellStart"/>
      <w:r w:rsidRPr="00426E88">
        <w:t>Mplus</w:t>
      </w:r>
      <w:proofErr w:type="spellEnd"/>
      <w:r w:rsidRPr="00426E88">
        <w:t xml:space="preserve"> v7.4 to identify clinically meaningful subgroups based on 7-year excess body weight (EBW) trends. EBW was defined as measured weight minus ideal body weight corresponding to BMI of 25 kg/m², a standardized metric for reporting bariatric surgery outcomes (Brethauer et al. 2015, ref 30).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p>
    <w:p w14:paraId="465DBE41" w14:textId="77777777" w:rsidR="00591273" w:rsidRPr="003659E6" w:rsidRDefault="00591273" w:rsidP="003659E6">
      <w:pPr>
        <w:pStyle w:val="Heading3"/>
        <w:spacing w:before="120" w:after="120" w:line="480" w:lineRule="auto"/>
        <w:rPr>
          <w:rFonts w:cs="Times New Roman"/>
          <w:b/>
          <w:bCs/>
          <w:color w:val="auto"/>
          <w:sz w:val="24"/>
          <w:szCs w:val="24"/>
        </w:rPr>
      </w:pPr>
      <w:r w:rsidRPr="003659E6">
        <w:rPr>
          <w:rFonts w:cs="Times New Roman"/>
          <w:b/>
          <w:bCs/>
          <w:color w:val="auto"/>
          <w:sz w:val="24"/>
          <w:szCs w:val="24"/>
        </w:rPr>
        <w:t>Propensity score matching</w:t>
      </w:r>
    </w:p>
    <w:p w14:paraId="1558AB88" w14:textId="77777777" w:rsidR="00591273" w:rsidRPr="00426E88" w:rsidRDefault="00591273" w:rsidP="003659E6">
      <w:pPr>
        <w:pStyle w:val="NormalWeb"/>
        <w:spacing w:before="120" w:beforeAutospacing="0" w:after="120" w:afterAutospacing="0" w:line="480" w:lineRule="auto"/>
      </w:pPr>
      <w:r w:rsidRPr="00426E88">
        <w:t>Among the 1,539 participants with complete 7-year weight data and baseline plasma samples, individuals in the sustained weight loss group (n=80) — defined as those maintaining ≥50% EBW loss at year 5 — were matched 1:1 using propensity scores to the weight regain group (n=80), comprising individuals who initially lost weight but subsequently regained ≥20% of maximum weight lost. Matching was performed on baseline age, sex, baseline BMI, and renal function.</w:t>
      </w:r>
    </w:p>
    <w:p w14:paraId="05B9487E" w14:textId="77777777" w:rsidR="00591273" w:rsidRPr="003659E6" w:rsidRDefault="00591273" w:rsidP="003659E6">
      <w:pPr>
        <w:pStyle w:val="Heading3"/>
        <w:spacing w:before="120" w:after="120" w:line="480" w:lineRule="auto"/>
        <w:rPr>
          <w:rFonts w:cs="Times New Roman"/>
          <w:b/>
          <w:bCs/>
          <w:color w:val="auto"/>
          <w:sz w:val="24"/>
          <w:szCs w:val="24"/>
        </w:rPr>
      </w:pPr>
      <w:r w:rsidRPr="003659E6">
        <w:rPr>
          <w:rFonts w:cs="Times New Roman"/>
          <w:b/>
          <w:bCs/>
          <w:color w:val="auto"/>
          <w:sz w:val="24"/>
          <w:szCs w:val="24"/>
        </w:rPr>
        <w:t>Weight change trajectory modeling</w:t>
      </w:r>
    </w:p>
    <w:p w14:paraId="301EB336" w14:textId="77777777" w:rsidR="00591273" w:rsidRPr="00426E88" w:rsidRDefault="00591273" w:rsidP="003659E6">
      <w:pPr>
        <w:pStyle w:val="NormalWeb"/>
        <w:spacing w:before="120" w:beforeAutospacing="0" w:after="120" w:afterAutospacing="0" w:line="480" w:lineRule="auto"/>
      </w:pPr>
      <w:r w:rsidRPr="00426E88">
        <w:t xml:space="preserve">Non-linear trajectories of EBW were modeled using the broken-stick model implemented in the </w:t>
      </w:r>
      <w:proofErr w:type="spellStart"/>
      <w:r w:rsidRPr="00426E88">
        <w:t>brokenstick</w:t>
      </w:r>
      <w:proofErr w:type="spellEnd"/>
      <w:r w:rsidRPr="00426E88">
        <w:t xml:space="preserve"> R package (v2.0.0), which implements linear B-splines with knots placed at 6, 12, and 24 months. The model included time as the predictor and EBW as the outcome, with random </w:t>
      </w:r>
      <w:r w:rsidRPr="00426E88">
        <w:lastRenderedPageBreak/>
        <w:t>intercepts and slopes allowing individual-specific trajectory estimation. Model-generated EBW predictions were compared to observed weight data to assess fit. Predicted EBW values were used to calculate percent change from baseline at five years post-surgery.</w:t>
      </w:r>
    </w:p>
    <w:p w14:paraId="24CDE341" w14:textId="77777777" w:rsidR="00591273" w:rsidRPr="003659E6" w:rsidRDefault="00591273" w:rsidP="003659E6">
      <w:pPr>
        <w:pStyle w:val="Heading3"/>
        <w:spacing w:before="120" w:after="120" w:line="480" w:lineRule="auto"/>
        <w:rPr>
          <w:rFonts w:cs="Times New Roman"/>
          <w:b/>
          <w:bCs/>
          <w:color w:val="auto"/>
          <w:sz w:val="24"/>
          <w:szCs w:val="24"/>
        </w:rPr>
      </w:pPr>
      <w:r w:rsidRPr="003659E6">
        <w:rPr>
          <w:rFonts w:cs="Times New Roman"/>
          <w:b/>
          <w:bCs/>
          <w:color w:val="auto"/>
          <w:sz w:val="24"/>
          <w:szCs w:val="24"/>
        </w:rPr>
        <w:t>Metabolite profiling</w:t>
      </w:r>
    </w:p>
    <w:p w14:paraId="0993F6C7" w14:textId="77777777" w:rsidR="00591273" w:rsidRPr="00426E88" w:rsidRDefault="00591273" w:rsidP="003659E6">
      <w:pPr>
        <w:pStyle w:val="NormalWeb"/>
        <w:spacing w:before="120" w:beforeAutospacing="0" w:after="120" w:afterAutospacing="0" w:line="480" w:lineRule="auto"/>
      </w:pPr>
      <w:r w:rsidRPr="00426E88">
        <w:t xml:space="preserve">Pre-surgery baseline fasting LABS-2 plasma samples were processed within 2 hours of collection and stored at −80°C. LC-MS (Q </w:t>
      </w:r>
      <w:proofErr w:type="spellStart"/>
      <w:r w:rsidRPr="00426E88">
        <w:t>Exactive</w:t>
      </w:r>
      <w:proofErr w:type="spellEnd"/>
      <w:r w:rsidRPr="00426E88">
        <w:t xml:space="preserve">; </w:t>
      </w:r>
      <w:proofErr w:type="spellStart"/>
      <w:r w:rsidRPr="00426E88">
        <w:t>Thermo</w:t>
      </w:r>
      <w:proofErr w:type="spellEnd"/>
      <w:r w:rsidRPr="00426E88">
        <w:t xml:space="preserve"> Scientific) was used to profile metabolites across four chemical modes: (a) amines and polar metabolites (HILIC positive; e.g., amino acids, dipeptides); (b) central carbon metabolites (HILIC negative; e.g., sugars, sugar phosphates, organic acids); (c) free fatty acids and intermediates (C18 negative; e.g., bile acids); and (d) lipids (C8 positive; e.g., phospholipids, sphingomyelins, glycerides).</w:t>
      </w:r>
    </w:p>
    <w:p w14:paraId="0C6EF2AF" w14:textId="77777777" w:rsidR="00591273" w:rsidRPr="00426E88" w:rsidRDefault="00591273" w:rsidP="003659E6">
      <w:pPr>
        <w:pStyle w:val="NormalWeb"/>
        <w:spacing w:before="120" w:beforeAutospacing="0" w:after="120" w:afterAutospacing="0" w:line="480" w:lineRule="auto"/>
      </w:pPr>
      <w:r w:rsidRPr="00426E88">
        <w:t xml:space="preserve">Samples were randomized across batches and interspersed with pooled QC samples. Progenesis </w:t>
      </w:r>
      <w:proofErr w:type="spellStart"/>
      <w:r w:rsidRPr="00426E88">
        <w:t>CoMet</w:t>
      </w:r>
      <w:proofErr w:type="spellEnd"/>
      <w:r w:rsidRPr="00426E88">
        <w:t xml:space="preserve"> v2.0 was used for peak detection and integration; metabolite identities were verified using </w:t>
      </w:r>
      <w:proofErr w:type="spellStart"/>
      <w:r w:rsidRPr="00426E88">
        <w:t>TraceFinder</w:t>
      </w:r>
      <w:proofErr w:type="spellEnd"/>
      <w:r w:rsidRPr="00426E88">
        <w:t xml:space="preserve"> v3.1 against authentic standards. Metabolites were excluded if they showed &gt;25% missingness, coefficient of variation &gt;20% in pooled QC samples, or missingness correlated with batch. Of 786 initially detected features, 591 unique compounds remained after collapsing redundancies across modes, and 541 high-confidence metabolites were retained after QC exclusions. No samples failed QC.</w:t>
      </w:r>
    </w:p>
    <w:p w14:paraId="1760D481" w14:textId="6A7455F9" w:rsidR="00591273" w:rsidRPr="00426E88" w:rsidRDefault="00591273" w:rsidP="003659E6">
      <w:pPr>
        <w:pStyle w:val="NormalWeb"/>
        <w:spacing w:before="120" w:beforeAutospacing="0" w:after="120" w:afterAutospacing="0" w:line="480" w:lineRule="auto"/>
      </w:pPr>
      <w:r w:rsidRPr="00426E88">
        <w:t xml:space="preserve">Metabolite profiling for both the discovery (LABS-2) and external evaluation cohorts was conducted using the four-mode LC-MS platform at the Broad Institute Metabolomics Platform, enabling quantification of 370–560 metabolites per cohort. Of the 13 </w:t>
      </w:r>
      <w:proofErr w:type="spellStart"/>
      <w:r w:rsidRPr="00426E88">
        <w:t>MetRS</w:t>
      </w:r>
      <w:proofErr w:type="spellEnd"/>
      <w:r w:rsidRPr="00426E88">
        <w:t xml:space="preserve"> metabolites, 10 were quantifiable in the post-RYGB clinical cohort (MetRS-10; 3 were not detected on that platform) and 8 in the Estonian Biobank cohort (MetRS-8; 5 were unavailable due to differences in LC-MS coverage).</w:t>
      </w:r>
    </w:p>
    <w:p w14:paraId="78C523CA" w14:textId="77777777" w:rsidR="00591273" w:rsidRPr="003659E6" w:rsidRDefault="00591273" w:rsidP="003659E6">
      <w:pPr>
        <w:pStyle w:val="Heading3"/>
        <w:spacing w:before="120" w:after="120" w:line="480" w:lineRule="auto"/>
        <w:rPr>
          <w:rFonts w:cs="Times New Roman"/>
          <w:b/>
          <w:bCs/>
          <w:color w:val="auto"/>
          <w:sz w:val="24"/>
          <w:szCs w:val="24"/>
        </w:rPr>
      </w:pPr>
      <w:r w:rsidRPr="003659E6">
        <w:rPr>
          <w:rFonts w:cs="Times New Roman"/>
          <w:b/>
          <w:bCs/>
          <w:color w:val="auto"/>
          <w:sz w:val="24"/>
          <w:szCs w:val="24"/>
        </w:rPr>
        <w:lastRenderedPageBreak/>
        <w:t>Data preprocessing</w:t>
      </w:r>
    </w:p>
    <w:p w14:paraId="3DFAEECC" w14:textId="77777777" w:rsidR="00591273" w:rsidRPr="00426E88" w:rsidRDefault="00591273" w:rsidP="003659E6">
      <w:pPr>
        <w:pStyle w:val="NormalWeb"/>
        <w:spacing w:before="120" w:beforeAutospacing="0" w:after="120" w:afterAutospacing="0" w:line="480" w:lineRule="auto"/>
      </w:pPr>
      <w:r w:rsidRPr="00426E88">
        <w:t>Metabolite concentrations were log-transformed and adjusted for relevant covariates, including age, sex, race, fasting time, baseline BMI, diabetes, and smoking. Missing values were imputed using the MICE package (v3.1) with three separate imputations; the median value across imputations was used to preserve data integrity while minimizing stochastic variability. Residuals were transformed using a rank-based inverse normal transformation. This preprocessing and normalization strategy was applied uniformly across all cohorts.</w:t>
      </w:r>
    </w:p>
    <w:p w14:paraId="5EA7F009" w14:textId="1F396DDC" w:rsidR="00591273" w:rsidRPr="003659E6" w:rsidRDefault="00591273" w:rsidP="003659E6">
      <w:pPr>
        <w:pStyle w:val="Heading3"/>
        <w:spacing w:before="120" w:after="120" w:line="480" w:lineRule="auto"/>
        <w:rPr>
          <w:rFonts w:cs="Times New Roman"/>
          <w:b/>
          <w:bCs/>
          <w:color w:val="auto"/>
          <w:sz w:val="24"/>
          <w:szCs w:val="24"/>
        </w:rPr>
      </w:pPr>
      <w:r w:rsidRPr="003659E6">
        <w:rPr>
          <w:rFonts w:cs="Times New Roman"/>
          <w:b/>
          <w:bCs/>
          <w:color w:val="auto"/>
          <w:sz w:val="24"/>
          <w:szCs w:val="24"/>
        </w:rPr>
        <w:t>Metabolite risk score</w:t>
      </w:r>
      <w:ins w:id="138" w:author="Thaker, Vidhu V." w:date="2026-03-23T05:00:00Z" w16du:dateUtc="2026-03-23T09:00:00Z">
        <w:r w:rsidR="00BF2359">
          <w:rPr>
            <w:rFonts w:cs="Times New Roman"/>
            <w:b/>
            <w:bCs/>
            <w:color w:val="auto"/>
            <w:sz w:val="24"/>
            <w:szCs w:val="24"/>
          </w:rPr>
          <w:t xml:space="preserve"> (</w:t>
        </w:r>
        <w:proofErr w:type="spellStart"/>
        <w:r w:rsidR="00BF2359">
          <w:rPr>
            <w:rFonts w:cs="Times New Roman"/>
            <w:b/>
            <w:bCs/>
            <w:color w:val="auto"/>
            <w:sz w:val="24"/>
            <w:szCs w:val="24"/>
          </w:rPr>
          <w:t>MetRS</w:t>
        </w:r>
        <w:proofErr w:type="spellEnd"/>
        <w:r w:rsidR="00BF2359">
          <w:rPr>
            <w:rFonts w:cs="Times New Roman"/>
            <w:b/>
            <w:bCs/>
            <w:color w:val="auto"/>
            <w:sz w:val="24"/>
            <w:szCs w:val="24"/>
          </w:rPr>
          <w:t>)</w:t>
        </w:r>
      </w:ins>
      <w:r w:rsidRPr="003659E6">
        <w:rPr>
          <w:rFonts w:cs="Times New Roman"/>
          <w:b/>
          <w:bCs/>
          <w:color w:val="auto"/>
          <w:sz w:val="24"/>
          <w:szCs w:val="24"/>
        </w:rPr>
        <w:t xml:space="preserve"> construction</w:t>
      </w:r>
    </w:p>
    <w:p w14:paraId="6BB060A2" w14:textId="7505FB66" w:rsidR="00591273" w:rsidRPr="00426E88" w:rsidRDefault="00591273" w:rsidP="003659E6">
      <w:pPr>
        <w:pStyle w:val="NormalWeb"/>
        <w:spacing w:before="120" w:beforeAutospacing="0" w:after="120" w:afterAutospacing="0" w:line="480" w:lineRule="auto"/>
      </w:pPr>
      <w:r w:rsidRPr="00426E88">
        <w:t xml:space="preserve">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w:t>
      </w:r>
      <w:ins w:id="139" w:author="Thaker, Vidhu V." w:date="2026-03-23T05:01:00Z" w16du:dateUtc="2026-03-23T09:01:00Z">
        <w:r w:rsidR="00BF2359">
          <w:t>Model performance was evaluated using repeated 10-fold cross validation (100 iterations) and bootstrap r</w:t>
        </w:r>
      </w:ins>
      <w:ins w:id="140" w:author="Thaker, Vidhu V." w:date="2026-03-23T05:02:00Z" w16du:dateUtc="2026-03-23T09:02:00Z">
        <w:r w:rsidR="00BF2359">
          <w:t xml:space="preserve">esampling to assess the stability of variable selection. In bootstrap analysis (1,000 iterations), the stepwise procedure was repeated on resamples datasets to quantify </w:t>
        </w:r>
      </w:ins>
      <w:ins w:id="141" w:author="Thaker, Vidhu V." w:date="2026-03-23T05:03:00Z" w16du:dateUtc="2026-03-23T09:03:00Z">
        <w:r w:rsidR="00BF2359">
          <w:t xml:space="preserve">how frequently each metabolite was selected; metabolites appearing in &gt;50% of iterations were considered stable. </w:t>
        </w:r>
      </w:ins>
      <w:r w:rsidRPr="00426E88">
        <w:t>Sensitivity analyses using LASSO regression were conducted to confirm the robustness of selected features</w:t>
      </w:r>
      <w:ins w:id="142" w:author="Thaker, Vidhu V." w:date="2026-03-23T05:03:00Z" w16du:dateUtc="2026-03-23T09:03:00Z">
        <w:r w:rsidR="00BF2359">
          <w:t xml:space="preserve">. The </w:t>
        </w:r>
      </w:ins>
      <w:ins w:id="143" w:author="Thaker, Vidhu V." w:date="2026-03-23T05:04:00Z" w16du:dateUtc="2026-03-23T09:04:00Z">
        <w:r w:rsidR="00BF2359">
          <w:t xml:space="preserve">stability of the </w:t>
        </w:r>
        <w:proofErr w:type="spellStart"/>
        <w:r w:rsidR="00BF2359">
          <w:t>MetRS</w:t>
        </w:r>
        <w:proofErr w:type="spellEnd"/>
        <w:r w:rsidR="00BF2359">
          <w:t xml:space="preserve"> was further assessed by computing reduced versions of the score (MetRS-10 and MetRS-8) in the discovery cohort, restricted to metabolites available in each replication pla</w:t>
        </w:r>
      </w:ins>
      <w:ins w:id="144" w:author="Thaker, Vidhu V." w:date="2026-03-23T05:05:00Z" w16du:dateUtc="2026-03-23T09:05:00Z">
        <w:r w:rsidR="00BF2359">
          <w:t xml:space="preserve">tform, to confirm that reduced scores retained discriminative ability. </w:t>
        </w:r>
      </w:ins>
      <w:r w:rsidRPr="00426E88">
        <w:t xml:space="preserve"> </w:t>
      </w:r>
      <w:ins w:id="145" w:author="Thaker, Vidhu V." w:date="2026-03-23T05:05:00Z" w16du:dateUtc="2026-03-23T09:05:00Z">
        <w:r w:rsidR="00BF2359">
          <w:t xml:space="preserve">Biological relevance of the final metabolite panel was assessed through </w:t>
        </w:r>
      </w:ins>
      <w:ins w:id="146" w:author="Thaker, Vidhu V." w:date="2026-03-23T05:06:00Z" w16du:dateUtc="2026-03-23T09:06:00Z">
        <w:r w:rsidR="00BF2359">
          <w:t xml:space="preserve">targeted literature review. </w:t>
        </w:r>
      </w:ins>
    </w:p>
    <w:p w14:paraId="68781F1C" w14:textId="77777777" w:rsidR="00591273" w:rsidRPr="00426E88" w:rsidRDefault="00591273" w:rsidP="003659E6">
      <w:pPr>
        <w:pStyle w:val="NormalWeb"/>
        <w:spacing w:before="120" w:beforeAutospacing="0" w:after="120" w:afterAutospacing="0" w:line="480" w:lineRule="auto"/>
      </w:pPr>
      <w:proofErr w:type="spellStart"/>
      <w:r w:rsidRPr="00426E88">
        <w:t>MetRS</w:t>
      </w:r>
      <w:proofErr w:type="spellEnd"/>
      <w:r w:rsidRPr="00426E88">
        <w:t xml:space="preserve"> was computed for each participant as a weighted linear combination of standardized metabolite levels:</w:t>
      </w:r>
    </w:p>
    <w:p w14:paraId="634E638A" w14:textId="40DA667E" w:rsidR="00591273" w:rsidRPr="00426E88" w:rsidRDefault="00BF2359" w:rsidP="003659E6">
      <w:pPr>
        <w:pStyle w:val="NormalWeb"/>
        <w:spacing w:before="120" w:beforeAutospacing="0" w:after="120" w:afterAutospacing="0" w:line="480" w:lineRule="auto"/>
      </w:pPr>
      <m:oMathPara>
        <m:oMath>
          <m:r>
            <w:rPr>
              <w:rFonts w:ascii="Cambria Math" w:hAnsi="Cambria Math"/>
            </w:rPr>
            <w:lastRenderedPageBreak/>
            <m:t xml:space="preserve">MetRS =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 xml:space="preserve"> </m:t>
              </m:r>
            </m:e>
          </m:nary>
          <m:r>
            <w:del w:id="147" w:author="Thaker, Vidhu V." w:date="2026-03-23T05:07:00Z" w16du:dateUtc="2026-03-23T09:07:00Z">
              <w:rPr>
                <w:rFonts w:ascii="Cambria Math" w:hAnsi="Cambria Math"/>
              </w:rPr>
              <m:t>Σ</m:t>
            </w:del>
          </m:r>
          <m:r>
            <w:del w:id="148" w:author="Thaker, Vidhu V." w:date="2026-03-23T05:08:00Z" w16du:dateUtc="2026-03-23T09:08:00Z">
              <w:rPr>
                <w:rFonts w:ascii="Cambria Math" w:hAnsi="Cambria Math"/>
              </w:rPr>
              <m:t>(</m:t>
            </w:del>
          </m:r>
          <m:r>
            <w:del w:id="149" w:author="Thaker, Vidhu V." w:date="2026-03-23T05:09:00Z" w16du:dateUtc="2026-03-23T09:09:00Z">
              <w:rPr>
                <w:rFonts w:ascii="Cambria Math" w:hAnsi="Cambria Math"/>
              </w:rPr>
              <m:t>Zi × βi)</m:t>
            </w:del>
          </m:r>
        </m:oMath>
      </m:oMathPara>
    </w:p>
    <w:p w14:paraId="514D9453" w14:textId="30B75057" w:rsidR="00591273" w:rsidRPr="00426E88" w:rsidRDefault="00591273" w:rsidP="003659E6">
      <w:pPr>
        <w:pStyle w:val="NormalWeb"/>
        <w:spacing w:before="120" w:beforeAutospacing="0" w:after="120" w:afterAutospacing="0" w:line="480" w:lineRule="auto"/>
      </w:pPr>
      <w:r w:rsidRPr="00426E88">
        <w:t>where β</w:t>
      </w:r>
      <w:proofErr w:type="spellStart"/>
      <w:r w:rsidRPr="007849F2">
        <w:rPr>
          <w:vertAlign w:val="subscript"/>
        </w:rPr>
        <w:t>i</w:t>
      </w:r>
      <w:proofErr w:type="spellEnd"/>
      <w:r w:rsidRPr="00426E88">
        <w:t xml:space="preserve"> is the </w:t>
      </w:r>
      <w:del w:id="150" w:author="Thaker, Vidhu V." w:date="2026-03-23T05:10:00Z" w16du:dateUtc="2026-03-23T09:10:00Z">
        <w:r w:rsidRPr="00426E88" w:rsidDel="00BF2359">
          <w:delText>regression coefficient</w:delText>
        </w:r>
      </w:del>
      <w:ins w:id="151" w:author="Thaker, Vidhu V." w:date="2026-03-23T05:10:00Z" w16du:dateUtc="2026-03-23T09:10:00Z">
        <w:r w:rsidR="00BF2359">
          <w:t>effect estimate</w:t>
        </w:r>
      </w:ins>
      <w:r w:rsidRPr="00426E88">
        <w:t xml:space="preserve"> and Z</w:t>
      </w:r>
      <w:r w:rsidRPr="007849F2">
        <w:rPr>
          <w:vertAlign w:val="subscript"/>
        </w:rPr>
        <w:t>i</w:t>
      </w:r>
      <w:r w:rsidRPr="00426E88">
        <w:t xml:space="preserve"> the metabolite z-score. Conditional logistic regression was used to evaluate </w:t>
      </w:r>
      <w:proofErr w:type="spellStart"/>
      <w:r w:rsidRPr="00426E88">
        <w:t>MetRS</w:t>
      </w:r>
      <w:proofErr w:type="spellEnd"/>
      <w:r w:rsidRPr="00426E88">
        <w:t xml:space="preserve"> in conjunction with clinical covariates (age, sex, baseline BMI)</w:t>
      </w:r>
      <w:ins w:id="152" w:author="Thaker, Vidhu V." w:date="2026-03-23T05:10:00Z" w16du:dateUtc="2026-03-23T09:10:00Z">
        <w:r w:rsidR="00DC321F">
          <w:t xml:space="preserve"> with model performance assess</w:t>
        </w:r>
      </w:ins>
      <w:ins w:id="153" w:author="Thaker, Vidhu V." w:date="2026-03-23T05:11:00Z" w16du:dateUtc="2026-03-23T09:11:00Z">
        <w:r w:rsidR="00DC321F">
          <w:t>ed through repeated 10-fold cross-validation</w:t>
        </w:r>
      </w:ins>
      <w:r w:rsidRPr="00426E88">
        <w:t>.</w:t>
      </w:r>
      <w:ins w:id="154" w:author="Thaker, Vidhu V." w:date="2026-03-23T05:11:00Z" w16du:dateUtc="2026-03-23T09:11:00Z">
        <w:r w:rsidR="00DC321F">
          <w:t xml:space="preserve"> Discriminatory ability was quantified using the c-statistic. </w:t>
        </w:r>
      </w:ins>
    </w:p>
    <w:p w14:paraId="28402346" w14:textId="77777777" w:rsidR="00591273" w:rsidRPr="007849F2" w:rsidRDefault="00591273" w:rsidP="003659E6">
      <w:pPr>
        <w:pStyle w:val="Heading3"/>
        <w:spacing w:before="120" w:after="120" w:line="480" w:lineRule="auto"/>
        <w:rPr>
          <w:rFonts w:cs="Times New Roman"/>
          <w:b/>
          <w:bCs/>
          <w:color w:val="auto"/>
          <w:sz w:val="24"/>
          <w:szCs w:val="24"/>
        </w:rPr>
      </w:pPr>
      <w:r w:rsidRPr="007849F2">
        <w:rPr>
          <w:rFonts w:cs="Times New Roman"/>
          <w:b/>
          <w:bCs/>
          <w:color w:val="auto"/>
          <w:sz w:val="24"/>
          <w:szCs w:val="24"/>
        </w:rPr>
        <w:t xml:space="preserve">External evaluation of </w:t>
      </w:r>
      <w:proofErr w:type="spellStart"/>
      <w:r w:rsidRPr="007849F2">
        <w:rPr>
          <w:rFonts w:cs="Times New Roman"/>
          <w:b/>
          <w:bCs/>
          <w:color w:val="auto"/>
          <w:sz w:val="24"/>
          <w:szCs w:val="24"/>
        </w:rPr>
        <w:t>MetRS</w:t>
      </w:r>
      <w:proofErr w:type="spellEnd"/>
    </w:p>
    <w:p w14:paraId="3F95F638" w14:textId="77777777" w:rsidR="00591273" w:rsidRPr="00426E88" w:rsidRDefault="00591273" w:rsidP="003659E6">
      <w:pPr>
        <w:pStyle w:val="NormalWeb"/>
        <w:spacing w:before="120" w:beforeAutospacing="0" w:after="120" w:afterAutospacing="0" w:line="480" w:lineRule="auto"/>
        <w:rPr>
          <w:ins w:id="155" w:author="Thaker, Vidhu V." w:date="2026-02-17T17:31:00Z" w16du:dateUtc="2026-02-17T22:31:00Z"/>
        </w:rPr>
      </w:pPr>
      <w:proofErr w:type="spellStart"/>
      <w:r w:rsidRPr="00426E88">
        <w:t>MetRS</w:t>
      </w:r>
      <w:proofErr w:type="spellEnd"/>
      <w:r w:rsidRPr="00426E88">
        <w:t xml:space="preserve">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p>
    <w:p w14:paraId="6EB6DD13" w14:textId="5A564ED2" w:rsidR="00787D7C" w:rsidRPr="00426E88" w:rsidRDefault="00DC321F" w:rsidP="003659E6">
      <w:pPr>
        <w:pStyle w:val="NormalWeb"/>
        <w:spacing w:before="120" w:beforeAutospacing="0" w:after="120" w:afterAutospacing="0" w:line="480" w:lineRule="auto"/>
      </w:pPr>
      <w:r>
        <w:t>T</w:t>
      </w:r>
      <w:r w:rsidRPr="00426E88">
        <w:t xml:space="preserve">o </w:t>
      </w:r>
      <w:r w:rsidR="00787D7C" w:rsidRPr="00426E88">
        <w:t xml:space="preserve">assess the robustness of the </w:t>
      </w:r>
      <w:proofErr w:type="spellStart"/>
      <w:r w:rsidR="00787D7C" w:rsidRPr="00426E88">
        <w:t>MetRS</w:t>
      </w:r>
      <w:proofErr w:type="spellEnd"/>
      <w:r w:rsidR="00787D7C" w:rsidRPr="00426E88">
        <w:t xml:space="preserve"> to cross-platform metabolite availability, we computed reduced versions of the score</w:t>
      </w:r>
      <w:r>
        <w:t xml:space="preserve">, </w:t>
      </w:r>
      <w:r w:rsidR="00787D7C" w:rsidRPr="00426E88">
        <w:t>MetRS-10 and MetRS-8, corresponding to the metabolite subsets available in the post-RYGB clinical and Estonian Biobank cohorts, respectively</w:t>
      </w:r>
      <w:r>
        <w:t xml:space="preserve">, </w:t>
      </w:r>
      <w:r w:rsidR="00787D7C" w:rsidRPr="00426E88">
        <w:t>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p>
    <w:p w14:paraId="77138840" w14:textId="77777777" w:rsidR="00591273" w:rsidRPr="00DC321F" w:rsidRDefault="00591273" w:rsidP="003659E6">
      <w:pPr>
        <w:pStyle w:val="Heading3"/>
        <w:spacing w:before="120" w:after="120" w:line="480" w:lineRule="auto"/>
        <w:rPr>
          <w:rFonts w:cs="Times New Roman"/>
          <w:b/>
          <w:bCs/>
          <w:color w:val="auto"/>
          <w:sz w:val="24"/>
          <w:szCs w:val="24"/>
        </w:rPr>
      </w:pPr>
      <w:r w:rsidRPr="00DC321F">
        <w:rPr>
          <w:rFonts w:cs="Times New Roman"/>
          <w:b/>
          <w:bCs/>
          <w:color w:val="auto"/>
          <w:sz w:val="24"/>
          <w:szCs w:val="24"/>
        </w:rPr>
        <w:t>FHS genotyping and imputation</w:t>
      </w:r>
    </w:p>
    <w:p w14:paraId="74F238CC" w14:textId="4A8E2B1E" w:rsidR="00787D7C" w:rsidRPr="00100F8F" w:rsidRDefault="00787D7C" w:rsidP="00787D7C">
      <w:pPr>
        <w:spacing w:before="100" w:beforeAutospacing="1" w:after="100" w:afterAutospacing="1" w:line="480" w:lineRule="auto"/>
      </w:pPr>
      <w:r w:rsidRPr="00B97654">
        <w:rPr>
          <w:u w:val="single"/>
        </w:rPr>
        <w:t>GWAS Quality control &amp; Imputation:</w:t>
      </w:r>
      <w:r w:rsidRPr="00B97654">
        <w:t xml:space="preserve"> A stringent quality control protocol was applied to the FHS genome-wide genotyping data retrieved from </w:t>
      </w:r>
      <w:proofErr w:type="spellStart"/>
      <w:r w:rsidRPr="00B97654">
        <w:t>dbGaP</w:t>
      </w:r>
      <w:proofErr w:type="spellEnd"/>
      <w:r w:rsidRPr="00B97654">
        <w:t xml:space="preserve">. The protocol includes removal of subjects with discordant genetics and reported sex, samples that have &gt; 2% missing SNPs, SNPs that have minor allele frequencies &lt; 1%, SNPs that have &gt; 5% missing rate, and samples that </w:t>
      </w:r>
      <w:r w:rsidRPr="00B97654">
        <w:lastRenderedPageBreak/>
        <w:t xml:space="preserve">have extreme heterozygosity (± 4 SD). The SNP annotations for chromosome and base-pair positions were set to the coordinates of hg19 (GRCh37) via the </w:t>
      </w:r>
      <w:proofErr w:type="spellStart"/>
      <w:r w:rsidRPr="00B97654">
        <w:t>liftOver</w:t>
      </w:r>
      <w:proofErr w:type="spellEnd"/>
      <w:r w:rsidRPr="00B97654">
        <w:t xml:space="preserve"> tool</w:t>
      </w:r>
      <w:r w:rsidRPr="00B97654">
        <w:fldChar w:fldCharType="begin">
          <w:fldData xml:space="preserve">PEVuZE5vdGU+PENpdGU+PEF1dGhvcj5GdWppdGE8L0F1dGhvcj48WWVhcj4yMDExPC9ZZWFyPjxS
ZWNOdW0+NjE8L1JlY051bT48RGlzcGxheVRleHQ+PHN0eWxlIGZhY2U9InN1cGVyc2NyaXB0Ij42
Mzwvc3R5bGU+PC9EaXNwbGF5VGV4dD48cmVjb3JkPjxyZWMtbnVtYmVyPjYxPC9yZWMtbnVtYmVy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rsidR="003114D9">
        <w:instrText xml:space="preserve"> ADDIN EN.CITE </w:instrText>
      </w:r>
      <w:r w:rsidR="003114D9">
        <w:fldChar w:fldCharType="begin">
          <w:fldData xml:space="preserve">PEVuZE5vdGU+PENpdGU+PEF1dGhvcj5GdWppdGE8L0F1dGhvcj48WWVhcj4yMDExPC9ZZWFyPjxS
ZWNOdW0+NjE8L1JlY051bT48RGlzcGxheVRleHQ+PHN0eWxlIGZhY2U9InN1cGVyc2NyaXB0Ij42
Mzwvc3R5bGU+PC9EaXNwbGF5VGV4dD48cmVjb3JkPjxyZWMtbnVtYmVyPjYxPC9yZWMtbnVtYmVy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rsidR="003114D9">
        <w:instrText xml:space="preserve"> ADDIN EN.CITE.DATA </w:instrText>
      </w:r>
      <w:r w:rsidR="003114D9">
        <w:fldChar w:fldCharType="end"/>
      </w:r>
      <w:r w:rsidRPr="00B97654">
        <w:fldChar w:fldCharType="separate"/>
      </w:r>
      <w:r w:rsidR="003114D9" w:rsidRPr="003114D9">
        <w:rPr>
          <w:noProof/>
          <w:vertAlign w:val="superscript"/>
        </w:rPr>
        <w:t>63</w:t>
      </w:r>
      <w:r w:rsidRPr="00B97654">
        <w:fldChar w:fldCharType="end"/>
      </w:r>
      <w:r w:rsidRPr="00B97654">
        <w:t>. Pairwise IBD/IBS were calculated and individuals that have excessive matching with other individuals were removed. Principal components analysis was performed with SMARTPCA</w:t>
      </w:r>
      <w:r w:rsidRPr="00B97654">
        <w:fldChar w:fldCharType="begin"/>
      </w:r>
      <w:r w:rsidR="003114D9">
        <w:instrText xml:space="preserve"> ADDIN EN.CITE &lt;EndNote&gt;&lt;Cite&gt;&lt;Author&gt;Price&lt;/Author&gt;&lt;Year&gt;2006&lt;/Year&gt;&lt;RecNum&gt;692&lt;/RecNum&gt;&lt;DisplayText&gt;&lt;style face="superscript"&gt;64&lt;/style&gt;&lt;/DisplayText&gt;&lt;record&gt;&lt;rec-number&gt;692&lt;/rec-number&gt;&lt;foreign-keys&gt;&lt;key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Pr="00B97654">
        <w:fldChar w:fldCharType="separate"/>
      </w:r>
      <w:r w:rsidR="003114D9" w:rsidRPr="003114D9">
        <w:rPr>
          <w:noProof/>
          <w:vertAlign w:val="superscript"/>
        </w:rPr>
        <w:t>64</w:t>
      </w:r>
      <w:r w:rsidRPr="00B97654">
        <w:fldChar w:fldCharType="end"/>
      </w:r>
      <w:r w:rsidRPr="00B97654">
        <w:t xml:space="preserve"> and each study was projected onto 1000Genomes space. Samples that did not cluster with the expected HapMap</w:t>
      </w:r>
      <w:r>
        <w:t xml:space="preserve"> European</w:t>
      </w:r>
      <w:r w:rsidRPr="00B97654">
        <w:t xml:space="preserve"> population were removed. SNPs that had excessive plate effects (p &lt; 1 × 10</w:t>
      </w:r>
      <w:r w:rsidRPr="00B97654">
        <w:rPr>
          <w:vertAlign w:val="superscript"/>
        </w:rPr>
        <w:t>−7</w:t>
      </w:r>
      <w:r w:rsidRPr="00B97654">
        <w:t>) or excessive deviation from Hardy-Weinberg equilibrium (p &lt; 1 × 10</w:t>
      </w:r>
      <w:r w:rsidRPr="00B97654">
        <w:rPr>
          <w:vertAlign w:val="superscript"/>
        </w:rPr>
        <w:t>−7</w:t>
      </w:r>
      <w:r w:rsidRPr="00B97654">
        <w:t>) were dropped. The QC protocol was performed with PLINK (v1.07)</w:t>
      </w:r>
      <w:r w:rsidRPr="00B97654">
        <w:fldChar w:fldCharType="begin"/>
      </w:r>
      <w:r w:rsidR="003114D9">
        <w:instrText xml:space="preserve"> ADDIN EN.CITE &lt;EndNote&gt;&lt;Cite&gt;&lt;Author&gt;Purcell&lt;/Author&gt;&lt;Year&gt;2007&lt;/Year&gt;&lt;RecNum&gt;2094&lt;/RecNum&gt;&lt;DisplayText&gt;&lt;style face="superscript"&gt;65&lt;/style&gt;&lt;/DisplayText&gt;&lt;record&gt;&lt;rec-number&gt;2094&lt;/rec-number&gt;&lt;foreign-keys&gt;&lt;key app="EN" db-id="dpd2vxvzbrettiewttmxv505wwsfzatsx2zd" timestamp="0" guid="277f0e7d-be77-4a8c-9220-7d4e4283b69e"&gt;2094&lt;/key&gt;&lt;/foreign-keys&gt;&lt;ref-type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Genet&lt;/secondary-title&gt;&lt;alt-title&gt;American journal of human genetics&lt;/alt-title&gt;&lt;/titles&gt;&lt;periodical&gt;&lt;full-title&gt;Am J Hum Genet&lt;/full-title&gt;&lt;/periodical&gt;&lt;pages&gt;559-75&lt;/pages&gt;&lt;volume&gt;81&lt;/volume&gt;&lt;number&gt;3&lt;/number&gt;&lt;edition&gt;2007/08/19&lt;/edition&gt;&lt;keywords&gt;&lt;keyword&gt;Genetic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lt;/isbn&gt;&lt;accession-num&gt;17701901&lt;/accession-num&gt;&lt;urls&gt;&lt;/urls&gt;&lt;custom2&gt;PMC1950838&lt;/custom2&gt;&lt;electronic-resource-num&gt;10.1086/519795&lt;/electronic-resource-num&gt;&lt;remote-database-provider&gt;NLM&lt;/remote-database-provider&gt;&lt;language&gt;eng&lt;/language&gt;&lt;/record&gt;&lt;/Cite&gt;&lt;/EndNote&gt;</w:instrText>
      </w:r>
      <w:r w:rsidRPr="00B97654">
        <w:fldChar w:fldCharType="separate"/>
      </w:r>
      <w:r w:rsidR="003114D9" w:rsidRPr="003114D9">
        <w:rPr>
          <w:noProof/>
          <w:vertAlign w:val="superscript"/>
        </w:rPr>
        <w:t>65</w:t>
      </w:r>
      <w:r w:rsidRPr="00B97654">
        <w:fldChar w:fldCharType="end"/>
      </w:r>
      <w:r w:rsidRPr="00B97654">
        <w:t xml:space="preserve"> and custom R and PERL scripts.  Genotypes were phased with SHAPEIT2 (v2.644)</w:t>
      </w:r>
      <w:r w:rsidRPr="00B97654">
        <w:fldChar w:fldCharType="begin"/>
      </w:r>
      <w:r w:rsidR="003114D9">
        <w:instrText xml:space="preserve"> ADDIN EN.CITE &lt;EndNote&gt;&lt;Cite&gt;&lt;Author&gt;Delaneau&lt;/Author&gt;&lt;Year&gt;2013&lt;/Year&gt;&lt;RecNum&gt;65&lt;/RecNum&gt;&lt;DisplayText&gt;&lt;style face="superscript"&gt;66&lt;/style&gt;&lt;/DisplayText&gt;&lt;record&gt;&lt;rec-number&gt;65&lt;/rec-number&gt;&lt;foreign-keys&gt;&lt;key app="EN" db-id="xz5pwp5vgaderserwrqve9prffrwa5zd2frp" timestamp="1524262920"&gt;65&lt;/key&gt;&lt;/foreign-keys&gt;&lt;ref-type name="Journal Article"&gt;17&lt;/ref-type&gt;&lt;contributors&gt;&lt;authors&gt;&lt;author&gt;Delaneau, O.&lt;/author&gt;&lt;author&gt;Zagury, J. F.&lt;/author&gt;&lt;author&gt;Marchini, J.&lt;/author&gt;&lt;/authors&gt;&lt;/contributors&gt;&lt;titles&gt;&lt;title&gt;Improved whole-chromosome phasing for disease and population genetic studies&lt;/title&gt;&lt;secondary-title&gt;Nat Methods&lt;/secondary-title&gt;&lt;/titles&gt;&lt;periodical&gt;&lt;full-title&gt;Nat Methods&lt;/full-title&gt;&lt;/periodical&gt;&lt;pages&gt;5-6&lt;/pages&gt;&lt;volume&gt;10&lt;/volume&gt;&lt;number&gt;1&lt;/number&gt;&lt;keywords&gt;&lt;keyword&gt;Algorithms&lt;/keyword&gt;&lt;keyword&gt;Bayes Theorem&lt;/keyword&gt;&lt;keyword&gt;Chromosomes, Human/*genetics&lt;/keyword&gt;&lt;keyword&gt;Computer Simulation&lt;/keyword&gt;&lt;keyword&gt;*Genetics, Population&lt;/keyword&gt;&lt;keyword&gt;Haplotypes/*genetics&lt;/keyword&gt;&lt;keyword&gt;Humans&lt;/keyword&gt;&lt;keyword&gt;Models, Genetic&lt;/keyword&gt;&lt;keyword&gt;Polymorphism, Single Nucleotide/*genetics&lt;/keyword&gt;&lt;/keywords&gt;&lt;dates&gt;&lt;year&gt;2013&lt;/year&gt;&lt;pub-dates&gt;&lt;date&gt;Jan&lt;/date&gt;&lt;/pub-dates&gt;&lt;/dates&gt;&lt;isbn&gt;1548-7105 (Electronic)&amp;#xD;1548-7091 (Linking)&lt;/isbn&gt;&lt;accession-num&gt;23269371&lt;/accession-num&gt;&lt;urls&gt;&lt;related-urls&gt;&lt;url&gt;https://www.ncbi.nlm.nih.gov/pubmed/23269371&lt;/url&gt;&lt;/related-urls&gt;&lt;/urls&gt;&lt;electronic-resource-num&gt;10.1038/nmeth.2307&lt;/electronic-resource-num&gt;&lt;/record&gt;&lt;/Cite&gt;&lt;/EndNote&gt;</w:instrText>
      </w:r>
      <w:r w:rsidRPr="00B97654">
        <w:fldChar w:fldCharType="separate"/>
      </w:r>
      <w:r w:rsidR="003114D9" w:rsidRPr="003114D9">
        <w:rPr>
          <w:noProof/>
          <w:vertAlign w:val="superscript"/>
        </w:rPr>
        <w:t>66</w:t>
      </w:r>
      <w:r w:rsidRPr="00B97654">
        <w:fldChar w:fldCharType="end"/>
      </w:r>
      <w:r w:rsidRPr="00B97654">
        <w:t xml:space="preserve"> and imputed with IMPUTE2 (v2.3)</w:t>
      </w:r>
      <w:r w:rsidRPr="00B97654">
        <w:fldChar w:fldCharType="begin"/>
      </w:r>
      <w:r w:rsidR="003114D9">
        <w:instrText xml:space="preserve"> ADDIN EN.CITE &lt;EndNote&gt;&lt;Cite&gt;&lt;Author&gt;Howie&lt;/Author&gt;&lt;Year&gt;2012&lt;/Year&gt;&lt;RecNum&gt;146&lt;/RecNum&gt;&lt;DisplayText&gt;&lt;style face="superscript"&gt;67&lt;/style&gt;&lt;/DisplayText&gt;&lt;record&gt;&lt;rec-number&gt;146&lt;/rec-number&gt;&lt;foreign-keys&gt;&lt;key app="EN" db-id="dpd2vxvzbrettiewttmxv505wwsfzatsx2zd" timestamp="0" guid="9ab6acd5-1e51-45f9-8974-2c7034f55198"&gt;146&lt;/key&gt;&lt;/foreign-keys&gt;&lt;ref-type name="Journal Article"&gt;17&lt;/ref-type&gt;&lt;contributors&gt;&lt;authors&gt;&lt;author&gt;Howie, B.&lt;/author&gt;&lt;author&gt;Fuchsberger, C.&lt;/author&gt;&lt;author&gt;Stephens, M.&lt;/author&gt;&lt;author&gt;Marchini, J.&lt;/author&gt;&lt;author&gt;Abecasis, G. R.&lt;/author&gt;&lt;/authors&gt;&lt;/contributors&gt;&lt;auth-address&gt;Department of Human Genetics, University of Chicago, Chicago, Illinois, USA.&lt;/auth-address&gt;&lt;titles&gt;&lt;title&gt;Fast and accurate genotype imputation in genome-wide association studies through pre-phasing&lt;/title&gt;&lt;secondary-title&gt;Nat Genet&lt;/secondary-title&gt;&lt;/titles&gt;&lt;periodical&gt;&lt;full-title&gt;Nat Genet&lt;/full-title&gt;&lt;/periodical&gt;&lt;pages&gt;955-9&lt;/pages&gt;&lt;volume&gt;44&lt;/volume&gt;&lt;number&gt;8&lt;/number&gt;&lt;edition&gt;2012/07/24&lt;/edition&gt;&lt;keywords&gt;&lt;keyword&gt;Computational Biology&lt;/keyword&gt;&lt;keyword&gt;Databases, Genetic&lt;/keyword&gt;&lt;keyword&gt;Genome-Wide Association Study/*methods/statistics &amp;amp; numerical data&lt;/keyword&gt;&lt;keyword&gt;*Genotype&lt;/keyword&gt;&lt;keyword&gt;Haplotypes&lt;/keyword&gt;&lt;keyword&gt;Human Genome Project&lt;/keyword&gt;&lt;keyword&gt;Humans&lt;/keyword&gt;&lt;/keywords&gt;&lt;dates&gt;&lt;year&gt;2012&lt;/year&gt;&lt;pub-dates&gt;&lt;date&gt;Jul 22&lt;/date&gt;&lt;/pub-dates&gt;&lt;/dates&gt;&lt;isbn&gt;1546-1718 (Electronic)&amp;#xD;1061-4036 (Linking)&lt;/isbn&gt;&lt;accession-num&gt;22820512&lt;/accession-num&gt;&lt;urls&gt;&lt;related-urls&gt;&lt;url&gt;https://www.ncbi.nlm.nih.gov/pubmed/22820512&lt;/url&gt;&lt;/related-urls&gt;&lt;/urls&gt;&lt;custom2&gt;PMC3696580&lt;/custom2&gt;&lt;electronic-resource-num&gt;10.1038/ng.2354&lt;/electronic-resource-num&gt;&lt;/record&gt;&lt;/Cite&gt;&lt;/EndNote&gt;</w:instrText>
      </w:r>
      <w:r w:rsidRPr="00B97654">
        <w:fldChar w:fldCharType="separate"/>
      </w:r>
      <w:r w:rsidR="003114D9" w:rsidRPr="003114D9">
        <w:rPr>
          <w:noProof/>
          <w:vertAlign w:val="superscript"/>
        </w:rPr>
        <w:t>67</w:t>
      </w:r>
      <w:r w:rsidRPr="00B97654">
        <w:fldChar w:fldCharType="end"/>
      </w:r>
      <w:r w:rsidRPr="00B97654">
        <w:t xml:space="preserve">. FHS was imputed using 1000 Genomes phase 1 v3 cosmopolitan reference panel </w:t>
      </w:r>
      <w:r w:rsidRPr="00B97654">
        <w:fldChar w:fldCharType="begin">
          <w:fldData xml:space="preserve">PEVuZE5vdGU+PENpdGU+PEF1dGhvcj5HZW5vbWVzIFByb2plY3Q8L0F1dGhvcj48WWVhcj4yMDEy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=
</w:fldData>
        </w:fldChar>
      </w:r>
      <w:r w:rsidR="003114D9">
        <w:instrText xml:space="preserve"> ADDIN EN.CITE </w:instrText>
      </w:r>
      <w:r w:rsidR="003114D9">
        <w:fldChar w:fldCharType="begin">
          <w:fldData xml:space="preserve">PEVuZE5vdGU+PENpdGU+PEF1dGhvcj5HZW5vbWVzIFByb2plY3Q8L0F1dGhvcj48WWVhcj4yMDEy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=
</w:fldData>
        </w:fldChar>
      </w:r>
      <w:r w:rsidR="003114D9">
        <w:instrText xml:space="preserve"> ADDIN EN.CITE.DATA </w:instrText>
      </w:r>
      <w:r w:rsidR="003114D9">
        <w:fldChar w:fldCharType="end"/>
      </w:r>
      <w:r w:rsidRPr="00B97654">
        <w:fldChar w:fldCharType="separate"/>
      </w:r>
      <w:r w:rsidR="003114D9" w:rsidRPr="003114D9">
        <w:rPr>
          <w:noProof/>
          <w:vertAlign w:val="superscript"/>
        </w:rPr>
        <w:t>68</w:t>
      </w:r>
      <w:r w:rsidRPr="00B97654">
        <w:fldChar w:fldCharType="end"/>
      </w:r>
      <w:r w:rsidRPr="00B97654">
        <w:t>. The imputation panel consists of approximately 22 million variants (SNPs, insertions, and deletions).</w:t>
      </w:r>
    </w:p>
    <w:p w14:paraId="263F641A" w14:textId="7C1D4EF2" w:rsidR="003F24AB" w:rsidRDefault="00787D7C" w:rsidP="003F24AB">
      <w:pPr>
        <w:spacing w:line="480" w:lineRule="auto"/>
      </w:pPr>
      <w:r w:rsidRPr="00100F8F">
        <w:t xml:space="preserve">GWAS analysis:  Genome-wide association study (GWAS) analyses were performed in the FHS Offspring cohort to identify genetic loci associated with </w:t>
      </w:r>
      <w:proofErr w:type="spellStart"/>
      <w:r w:rsidRPr="00100F8F">
        <w:t>MetRS</w:t>
      </w:r>
      <w:proofErr w:type="spellEnd"/>
      <w:r w:rsidRPr="00100F8F">
        <w:t xml:space="preserve"> and constituent individual metabolites. Analyses were performed using SAIGE</w:t>
      </w:r>
      <w:r w:rsidRPr="00100F8F">
        <w:fldChar w:fldCharType="begin">
          <w:fldData xml:space="preserve">PEVuZE5vdGU+PENpdGU+PEF1dGhvcj5aaG91PC9BdXRob3I+PFllYXI+MjAxODwvWWVhcj48UmVj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</w:fldData>
        </w:fldChar>
      </w:r>
      <w:r w:rsidR="003114D9">
        <w:instrText xml:space="preserve"> ADDIN EN.CITE </w:instrText>
      </w:r>
      <w:r w:rsidR="003114D9">
        <w:fldChar w:fldCharType="begin">
          <w:fldData xml:space="preserve">PEVuZE5vdGU+PENpdGU+PEF1dGhvcj5aaG91PC9BdXRob3I+PFllYXI+MjAxODwvWWVhcj48UmVj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</w:fldData>
        </w:fldChar>
      </w:r>
      <w:r w:rsidR="003114D9">
        <w:instrText xml:space="preserve"> ADDIN EN.CITE.DATA </w:instrText>
      </w:r>
      <w:r w:rsidR="003114D9">
        <w:fldChar w:fldCharType="end"/>
      </w:r>
      <w:r w:rsidRPr="00100F8F">
        <w:fldChar w:fldCharType="separate"/>
      </w:r>
      <w:r w:rsidR="003114D9" w:rsidRPr="003114D9">
        <w:rPr>
          <w:noProof/>
          <w:vertAlign w:val="superscript"/>
        </w:rPr>
        <w:t>69</w:t>
      </w:r>
      <w:r w:rsidRPr="00100F8F">
        <w:fldChar w:fldCharType="end"/>
      </w:r>
      <w:r w:rsidRPr="00100F8F">
        <w:t xml:space="preserve"> on autosomal chromosomes, which implements a linear mixed model that is well suited to deal for GWAS analyses of studies with samples relatedness. For X chromosome, analyses were performed using PLINK 2.0 on unrelated subsets of the FHS sample. GWAS Analyses were performed on the MRS and constituent individual metabolites, adjusted for sex, age, body mass index (BMI), and ten principal components from EIGENSOFT</w:t>
      </w:r>
      <w:r w:rsidRPr="00100F8F">
        <w:fldChar w:fldCharType="begin"/>
      </w:r>
      <w:r w:rsidR="003114D9">
        <w:instrText xml:space="preserve"> ADDIN EN.CITE &lt;EndNote&gt;&lt;Cite&gt;&lt;Author&gt;Price&lt;/Author&gt;&lt;Year&gt;2006&lt;/Year&gt;&lt;RecNum&gt;692&lt;/RecNum&gt;&lt;DisplayText&gt;&lt;style face="superscript"&gt;64&lt;/style&gt;&lt;/DisplayText&gt;&lt;record&gt;&lt;rec-number&gt;692&lt;/rec-number&gt;&lt;foreign-keys&gt;&lt;key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Pr="00100F8F">
        <w:fldChar w:fldCharType="separate"/>
      </w:r>
      <w:r w:rsidR="003114D9" w:rsidRPr="003114D9">
        <w:rPr>
          <w:noProof/>
          <w:vertAlign w:val="superscript"/>
        </w:rPr>
        <w:t>64</w:t>
      </w:r>
      <w:r w:rsidRPr="00100F8F">
        <w:fldChar w:fldCharType="end"/>
      </w:r>
      <w:r w:rsidRPr="00100F8F">
        <w:t xml:space="preserve"> as covariates. To identify independent genome-wide significant loci, GWAS results were clumped using PLINK 1.9 with a genomic window size of 500kb and a linkage disequilibrium R2 cutoff of 0.1. A p value less than 5E-8 was used to establish genome-wide significance. For genetic regions exerting more than one distinctive genome-wide significant signals, conditional analysis was performed recursively conducted by </w:t>
      </w:r>
      <w:r w:rsidRPr="00100F8F">
        <w:lastRenderedPageBreak/>
        <w:t xml:space="preserve">controlling for the top signal in the region until only one independent signal was found. Manhattan and QQ plots were generated in R, and regional association plots were generated for genome-wide significant loci using </w:t>
      </w:r>
      <w:proofErr w:type="spellStart"/>
      <w:r w:rsidRPr="00100F8F">
        <w:t>locuszoom</w:t>
      </w:r>
      <w:proofErr w:type="spellEnd"/>
      <w:r w:rsidRPr="00100F8F">
        <w:t>. Functional annotation was performed on loci reaching the genome-wide significance (P ≤ 5e</w:t>
      </w:r>
      <w:r w:rsidRPr="00100F8F">
        <w:rPr>
          <w:vertAlign w:val="superscript"/>
        </w:rPr>
        <w:t>-8</w:t>
      </w:r>
      <w:r w:rsidRPr="00100F8F">
        <w:t>) using BioThings</w:t>
      </w:r>
      <w:r w:rsidRPr="00100F8F">
        <w:fldChar w:fldCharType="begin"/>
      </w:r>
      <w:r w:rsidR="003114D9">
        <w:instrText xml:space="preserve"> ADDIN EN.CITE &lt;EndNote&gt;&lt;Cite&gt;&lt;Author&gt;Lelong&lt;/Author&gt;&lt;Year&gt;2022&lt;/Year&gt;&lt;RecNum&gt;835&lt;/RecNum&gt;&lt;DisplayText&gt;&lt;style face="superscript"&gt;70&lt;/style&gt;&lt;/DisplayText&gt;&lt;record&gt;&lt;rec-number&gt;835&lt;/rec-number&gt;&lt;foreign-keys&gt;&lt;key app="EN" db-id="frwax5z075xvdne0e5exdts25xsvx025fpz9" timestamp="1650309064"&gt;835&lt;/key&gt;&lt;/foreign-keys&gt;&lt;ref-type name="Journal Article"&gt;17&lt;/ref-type&gt;&lt;contributors&gt;&lt;authors&gt;&lt;author&gt;Lelong, S.&lt;/author&gt;&lt;author&gt;Zhou, X.&lt;/author&gt;&lt;author&gt;Afrasiabi, C.&lt;/author&gt;&lt;author&gt;Qian, Z.&lt;/author&gt;&lt;author&gt;Cano, M. A.&lt;/author&gt;&lt;author&gt;Tsueng, G.&lt;/author&gt;&lt;author&gt;Xin, J.&lt;/author&gt;&lt;author&gt;Mullen, J.&lt;/author&gt;&lt;author&gt;Yao, Y.&lt;/author&gt;&lt;author&gt;Avila, R.&lt;/author&gt;&lt;author&gt;Taylor, G.&lt;/author&gt;&lt;author&gt;Su, A. I.&lt;/author&gt;&lt;author&gt;Wu, C.&lt;/author&gt;&lt;/authors&gt;&lt;/contributors&gt;&lt;auth-address&gt;Department of Integrative Structural and Computational Biology, The Scripps Research Institute, 10550 North Torrey Pines Rd, La Jolla, 92037, CA.&lt;/auth-address&gt;&lt;titles&gt;&lt;title&gt;BioThings SDK: a toolkit for building high-performance data APIs in biomedical research&lt;/title&gt;&lt;secondary-title&gt;Bioinformatics&lt;/secondary-title&gt;&lt;/titles&gt;&lt;periodical&gt;&lt;full-title&gt;Bioinformatics&lt;/full-title&gt;&lt;abbr-1&gt;Bioinformatics&lt;/abbr-1&gt;&lt;/periodical&gt;&lt;edition&gt;2022/01/13&lt;/edition&gt;&lt;dates&gt;&lt;year&gt;2022&lt;/year&gt;&lt;pub-dates&gt;&lt;date&gt;Jan 10&lt;/date&gt;&lt;/pub-dates&gt;&lt;/dates&gt;&lt;isbn&gt;1367-4811 (Electronic)&amp;#xD;1367-4803 (Linking)&lt;/isbn&gt;&lt;accession-num&gt;35020801&lt;/accession-num&gt;&lt;urls&gt;&lt;related-urls&gt;&lt;url&gt;https://www.ncbi.nlm.nih.gov/pubmed/35020801&lt;/url&gt;&lt;/related-urls&gt;&lt;/urls&gt;&lt;custom2&gt;PMC8963279&lt;/custom2&gt;&lt;electronic-resource-num&gt;10.1093/bioinformatics/btac017&lt;/electronic-resource-num&gt;&lt;/record&gt;&lt;/Cite&gt;&lt;/EndNote&gt;</w:instrText>
      </w:r>
      <w:r w:rsidRPr="00100F8F">
        <w:fldChar w:fldCharType="separate"/>
      </w:r>
      <w:r w:rsidR="003114D9" w:rsidRPr="003114D9">
        <w:rPr>
          <w:noProof/>
          <w:vertAlign w:val="superscript"/>
        </w:rPr>
        <w:t>70</w:t>
      </w:r>
      <w:r w:rsidRPr="00100F8F">
        <w:fldChar w:fldCharType="end"/>
      </w:r>
      <w:r w:rsidRPr="00100F8F">
        <w:t>.</w:t>
      </w:r>
    </w:p>
    <w:p w14:paraId="25E701A7" w14:textId="77777777" w:rsidR="003F24AB" w:rsidRPr="00005268" w:rsidRDefault="003F24AB" w:rsidP="003F24AB">
      <w:pPr>
        <w:spacing w:before="100" w:beforeAutospacing="1" w:after="100" w:afterAutospacing="1" w:line="480" w:lineRule="auto"/>
        <w:outlineLvl w:val="2"/>
        <w:rPr>
          <w:b/>
          <w:bCs/>
          <w:sz w:val="27"/>
          <w:szCs w:val="27"/>
        </w:rPr>
      </w:pPr>
      <w:r w:rsidRPr="00005268">
        <w:rPr>
          <w:b/>
          <w:bCs/>
          <w:sz w:val="27"/>
          <w:szCs w:val="27"/>
        </w:rPr>
        <w:t>Ethics Statement</w:t>
      </w:r>
    </w:p>
    <w:p w14:paraId="2A372E86" w14:textId="77777777" w:rsidR="003F24AB" w:rsidRPr="00005268" w:rsidRDefault="003F24AB" w:rsidP="003F24AB">
      <w:pPr>
        <w:spacing w:before="100" w:beforeAutospacing="1" w:after="100" w:afterAutospacing="1" w:line="480" w:lineRule="auto"/>
      </w:pPr>
      <w:r w:rsidRPr="00005268">
        <w:t>IRB approval and written informed consent were obtained for all cohorts</w:t>
      </w:r>
      <w:r>
        <w:t xml:space="preserve"> at the time of their recruitment</w:t>
      </w:r>
      <w:r w:rsidRPr="00005268">
        <w:t xml:space="preserve">. LABS-2 was approved by IRBs at </w:t>
      </w:r>
      <w:r>
        <w:t xml:space="preserve">the </w:t>
      </w:r>
      <w:r w:rsidRPr="00005268">
        <w:t xml:space="preserve">participating institutions, </w:t>
      </w:r>
      <w:r>
        <w:t xml:space="preserve">Estonia Biobank under the University of Turku biobank protocol, and the Bariatric Surgery cohort at the Brigham and Women’s and Boston Children’s Hospitals. The </w:t>
      </w:r>
      <w:r w:rsidRPr="00005268">
        <w:t xml:space="preserve">use of de-identified samples and data was approved by Columbia University Irving Medical Center under exempt protocol </w:t>
      </w:r>
      <w:r w:rsidRPr="00A27F18">
        <w:t>AAA</w:t>
      </w:r>
      <w:r>
        <w:t>U7960</w:t>
      </w:r>
      <w:r w:rsidRPr="00005268">
        <w:t>. Data and samples were accessed under approved data use and material transfer agreements for each cohort.</w:t>
      </w:r>
    </w:p>
    <w:p w14:paraId="22008FC4" w14:textId="77777777" w:rsidR="003F24AB" w:rsidRPr="00005268" w:rsidRDefault="003F24AB" w:rsidP="003F24AB">
      <w:pPr>
        <w:spacing w:before="100" w:beforeAutospacing="1" w:after="100" w:afterAutospacing="1" w:line="480" w:lineRule="auto"/>
        <w:outlineLvl w:val="2"/>
        <w:rPr>
          <w:b/>
          <w:bCs/>
          <w:sz w:val="27"/>
          <w:szCs w:val="27"/>
        </w:rPr>
      </w:pPr>
      <w:r w:rsidRPr="00005268">
        <w:rPr>
          <w:b/>
          <w:bCs/>
          <w:sz w:val="27"/>
          <w:szCs w:val="27"/>
        </w:rPr>
        <w:t>Data and Code Availability</w:t>
      </w:r>
    </w:p>
    <w:p w14:paraId="0A9817D1" w14:textId="77777777" w:rsidR="003F24AB" w:rsidRPr="00D4549B" w:rsidRDefault="003F24AB" w:rsidP="003F24AB">
      <w:pPr>
        <w:spacing w:before="100" w:beforeAutospacing="1" w:after="100" w:afterAutospacing="1" w:line="480" w:lineRule="auto"/>
      </w:pPr>
      <w:r w:rsidRPr="00005268">
        <w:t>Summary-level data and code supporting the findings are available upon request from the corresponding author</w:t>
      </w:r>
      <w:r>
        <w:t>s</w:t>
      </w:r>
      <w:r w:rsidRPr="00005268">
        <w:t xml:space="preserve">. Genotypic and phenotypic data from the Framingham Heart Study are publicly available via </w:t>
      </w:r>
      <w:proofErr w:type="spellStart"/>
      <w:r w:rsidRPr="00005268">
        <w:t>dbGaP</w:t>
      </w:r>
      <w:proofErr w:type="spellEnd"/>
      <w:r w:rsidRPr="00005268">
        <w:t xml:space="preserve"> (accession: phs000007).</w:t>
      </w:r>
    </w:p>
    <w:p w14:paraId="07D65697" w14:textId="77777777" w:rsidR="003F24AB" w:rsidRPr="00512038" w:rsidRDefault="003F24AB" w:rsidP="003F24AB">
      <w:pPr>
        <w:spacing w:before="100" w:beforeAutospacing="1" w:after="100" w:afterAutospacing="1" w:line="480" w:lineRule="auto"/>
        <w:outlineLvl w:val="2"/>
        <w:rPr>
          <w:b/>
          <w:bCs/>
          <w:sz w:val="27"/>
          <w:szCs w:val="27"/>
        </w:rPr>
      </w:pPr>
      <w:r w:rsidRPr="00512038">
        <w:rPr>
          <w:b/>
          <w:bCs/>
          <w:sz w:val="27"/>
          <w:szCs w:val="27"/>
        </w:rPr>
        <w:t xml:space="preserve">Acknowledgements </w:t>
      </w:r>
    </w:p>
    <w:p w14:paraId="44C49208" w14:textId="77777777" w:rsidR="003F24AB" w:rsidRPr="00B97654" w:rsidRDefault="003F24AB" w:rsidP="003F24AB">
      <w:pPr>
        <w:spacing w:before="100" w:beforeAutospacing="1" w:after="100" w:afterAutospacing="1" w:line="480" w:lineRule="auto"/>
      </w:pPr>
      <w:r w:rsidRPr="00B97654">
        <w:t xml:space="preserve">This work was supported in part by awards from the National Institute of Health grants R01DK136134 to VT, and HL122515, DK135868, DK135868 to RMS. </w:t>
      </w:r>
    </w:p>
    <w:p w14:paraId="44231911" w14:textId="77777777" w:rsidR="003F24AB" w:rsidRDefault="003F24AB" w:rsidP="003F24AB">
      <w:pPr>
        <w:spacing w:before="100" w:beforeAutospacing="1" w:after="100" w:afterAutospacing="1" w:line="480" w:lineRule="auto"/>
        <w:rPr>
          <w:u w:val="single"/>
        </w:rPr>
      </w:pPr>
      <w:r w:rsidRPr="00B97654">
        <w:lastRenderedPageBreak/>
        <w:t xml:space="preserve">Data from the Framingham Heart Study Offspring cohort was retrieved from </w:t>
      </w:r>
      <w:proofErr w:type="spellStart"/>
      <w:r w:rsidRPr="00B97654">
        <w:t>dbGaP</w:t>
      </w:r>
      <w:proofErr w:type="spellEnd"/>
      <w:r w:rsidRPr="00B97654">
        <w:t>, project number 13677 (</w:t>
      </w:r>
      <w:hyperlink r:id="rId5" w:history="1">
        <w:r w:rsidRPr="00B97654">
          <w:rPr>
            <w:rStyle w:val="Hyperlink"/>
          </w:rPr>
          <w:t>https://www.ncbi.nlm.nih.gov/projects/gap/cgi-bin/study.cgi?study_id=phs000007.v30.p11</w:t>
        </w:r>
      </w:hyperlink>
      <w:r w:rsidRPr="00B97654">
        <w:t xml:space="preserve">). The Framingham Heart Study is conducted and supported by the National Heart, Lung, and Blood Institute (NHLBI) in collaboration with Boston University (Contract No. N01-HC-25195 and HHSN268201500001I). Funding for </w:t>
      </w:r>
      <w:proofErr w:type="spellStart"/>
      <w:r w:rsidRPr="00B97654">
        <w:t>SHARe</w:t>
      </w:r>
      <w:proofErr w:type="spellEnd"/>
      <w:r w:rsidRPr="00B97654">
        <w:t xml:space="preserve"> Affymetrix genotyping was provided by NHLBI Contract N02-HL-64278. </w:t>
      </w:r>
      <w:proofErr w:type="spellStart"/>
      <w:r w:rsidRPr="00B97654">
        <w:t>SHARe</w:t>
      </w:r>
      <w:proofErr w:type="spellEnd"/>
      <w:r w:rsidRPr="00B97654">
        <w:t xml:space="preserve"> Illumina genotyping was provided under an agreement between Illumina and Boston University. Funding for Affymetrix genotyping of the FHS Omni cohorts was provided by Intramural NHLBI funds from Andrew D. Johnson and Christopher J. O’Donnell. Additional funding for </w:t>
      </w:r>
      <w:proofErr w:type="spellStart"/>
      <w:r w:rsidRPr="00B97654">
        <w:t>SABRe</w:t>
      </w:r>
      <w:proofErr w:type="spellEnd"/>
      <w:r w:rsidRPr="00B97654">
        <w:t xml:space="preserv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Pr="00B97654">
        <w:rPr>
          <w:u w:val="single"/>
        </w:rPr>
        <w:t xml:space="preserve"> </w:t>
      </w:r>
    </w:p>
    <w:p w14:paraId="5DE68B7A" w14:textId="77777777" w:rsidR="00591273" w:rsidRPr="007849F2" w:rsidRDefault="00591273" w:rsidP="00591273">
      <w:pPr>
        <w:pStyle w:val="Heading2"/>
        <w:spacing w:before="120" w:after="120"/>
        <w:rPr>
          <w:rFonts w:ascii="Times New Roman" w:hAnsi="Times New Roman" w:cs="Times New Roman"/>
          <w:b/>
          <w:bCs/>
          <w:color w:val="auto"/>
          <w:sz w:val="24"/>
          <w:szCs w:val="24"/>
        </w:rPr>
      </w:pPr>
      <w:r w:rsidRPr="007849F2">
        <w:rPr>
          <w:rFonts w:ascii="Times New Roman" w:hAnsi="Times New Roman" w:cs="Times New Roman"/>
          <w:b/>
          <w:bCs/>
          <w:color w:val="auto"/>
          <w:sz w:val="24"/>
          <w:szCs w:val="24"/>
        </w:rPr>
        <w:t>QUANTIFICATION AND STATISTICAL ANALYSIS</w:t>
      </w:r>
    </w:p>
    <w:p w14:paraId="09EA91AF" w14:textId="77777777" w:rsidR="007849F2" w:rsidRDefault="007849F2" w:rsidP="003F24AB">
      <w:pPr>
        <w:pStyle w:val="NormalWeb"/>
        <w:spacing w:before="120" w:beforeAutospacing="0" w:after="120" w:afterAutospacing="0" w:line="480" w:lineRule="auto"/>
        <w:rPr>
          <w:ins w:id="156" w:author="Thaker, Vidhu V." w:date="2026-03-23T05:23:00Z" w16du:dateUtc="2026-03-23T09:23:00Z"/>
        </w:rPr>
      </w:pPr>
    </w:p>
    <w:p w14:paraId="7081AF9E" w14:textId="466E20BB" w:rsidR="00591273" w:rsidRPr="003F24AB" w:rsidRDefault="00591273" w:rsidP="007849F2">
      <w:pPr>
        <w:pStyle w:val="NormalWeb"/>
        <w:spacing w:before="120" w:beforeAutospacing="0" w:after="120" w:afterAutospacing="0" w:line="480" w:lineRule="auto"/>
      </w:pPr>
      <w:r w:rsidRPr="003F24AB">
        <w:t>Statistical parameters including sample sizes, effect sizes, confidence intervals, and p-values are reported in the Results section, figure legends, and supplemental tables. All statistical analyses were conducted using R v4.0.3. Significance thresholds are defined below for each analysis type.</w:t>
      </w:r>
    </w:p>
    <w:p w14:paraId="3A3B3A9B" w14:textId="77777777" w:rsidR="00591273" w:rsidRPr="007849F2" w:rsidRDefault="00591273" w:rsidP="007849F2">
      <w:pPr>
        <w:pStyle w:val="Heading3"/>
        <w:spacing w:before="120" w:after="120" w:line="480" w:lineRule="auto"/>
        <w:rPr>
          <w:rFonts w:cs="Times New Roman"/>
          <w:color w:val="auto"/>
          <w:sz w:val="24"/>
          <w:szCs w:val="24"/>
        </w:rPr>
      </w:pPr>
      <w:r w:rsidRPr="007849F2">
        <w:rPr>
          <w:rFonts w:cs="Times New Roman"/>
          <w:color w:val="auto"/>
          <w:sz w:val="24"/>
          <w:szCs w:val="24"/>
        </w:rPr>
        <w:lastRenderedPageBreak/>
        <w:t>Metabolite association testing</w:t>
      </w:r>
    </w:p>
    <w:p w14:paraId="0D44300B" w14:textId="77777777" w:rsidR="00591273" w:rsidRPr="003F24AB" w:rsidRDefault="00591273" w:rsidP="007849F2">
      <w:pPr>
        <w:pStyle w:val="NormalWeb"/>
        <w:spacing w:before="120" w:beforeAutospacing="0" w:after="120" w:afterAutospacing="0" w:line="480" w:lineRule="auto"/>
      </w:pPr>
      <w:r w:rsidRPr="003F24AB">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multiple-testing-adjusted significance.</w:t>
      </w:r>
    </w:p>
    <w:p w14:paraId="0BF3C069" w14:textId="77777777" w:rsidR="00591273" w:rsidRPr="00AE1EC1" w:rsidRDefault="00591273" w:rsidP="007849F2">
      <w:pPr>
        <w:pStyle w:val="Heading3"/>
        <w:spacing w:before="120" w:after="120" w:line="480" w:lineRule="auto"/>
        <w:rPr>
          <w:rFonts w:cs="Times New Roman"/>
          <w:color w:val="auto"/>
          <w:sz w:val="24"/>
          <w:szCs w:val="24"/>
        </w:rPr>
      </w:pPr>
      <w:r w:rsidRPr="00AE1EC1">
        <w:rPr>
          <w:rFonts w:cs="Times New Roman"/>
          <w:color w:val="auto"/>
          <w:sz w:val="24"/>
          <w:szCs w:val="24"/>
        </w:rPr>
        <w:t>Model validation</w:t>
      </w:r>
    </w:p>
    <w:p w14:paraId="21292848" w14:textId="77777777" w:rsidR="00591273" w:rsidRPr="003F24AB" w:rsidRDefault="00591273" w:rsidP="007849F2">
      <w:pPr>
        <w:pStyle w:val="NormalWeb"/>
        <w:spacing w:before="120" w:beforeAutospacing="0" w:after="120" w:afterAutospacing="0" w:line="480" w:lineRule="auto"/>
      </w:pPr>
      <w:r w:rsidRPr="003F24AB">
        <w:t xml:space="preserve">Model performance was evaluated using repeated 10-fold cross-validation (100 iterations) and bootstrap resampling to assess the stability of variable selection. Discriminatory ability for binary weight </w:t>
      </w:r>
      <w:proofErr w:type="gramStart"/>
      <w:r w:rsidRPr="003F24AB">
        <w:t>regain</w:t>
      </w:r>
      <w:proofErr w:type="gramEnd"/>
      <w:r w:rsidRPr="003F24AB">
        <w:t xml:space="preserve"> classification was quantified using the c-statistic (area under the receiver operating characteristic curve). Model comparison (clinical variables alone vs. clinical variables + </w:t>
      </w:r>
      <w:proofErr w:type="spellStart"/>
      <w:r w:rsidRPr="003F24AB">
        <w:t>MetRS</w:t>
      </w:r>
      <w:proofErr w:type="spellEnd"/>
      <w:r w:rsidRPr="003F24AB">
        <w:t>) was assessed by likelihood ratio test.</w:t>
      </w:r>
    </w:p>
    <w:p w14:paraId="42FB051C" w14:textId="77777777" w:rsidR="00591273" w:rsidRPr="00AE1EC1" w:rsidRDefault="00591273" w:rsidP="007849F2">
      <w:pPr>
        <w:pStyle w:val="Heading3"/>
        <w:spacing w:before="120" w:after="120" w:line="480" w:lineRule="auto"/>
        <w:rPr>
          <w:rFonts w:cs="Times New Roman"/>
          <w:color w:val="auto"/>
          <w:sz w:val="24"/>
          <w:szCs w:val="24"/>
        </w:rPr>
      </w:pPr>
      <w:r w:rsidRPr="00AE1EC1">
        <w:rPr>
          <w:rFonts w:cs="Times New Roman"/>
          <w:color w:val="auto"/>
          <w:sz w:val="24"/>
          <w:szCs w:val="24"/>
        </w:rPr>
        <w:t>Variance inflation and collinearity</w:t>
      </w:r>
    </w:p>
    <w:p w14:paraId="32FFCA6E" w14:textId="77777777" w:rsidR="00591273" w:rsidRPr="003F24AB" w:rsidRDefault="00591273" w:rsidP="007849F2">
      <w:pPr>
        <w:pStyle w:val="NormalWeb"/>
        <w:spacing w:before="120" w:beforeAutospacing="0" w:after="120" w:afterAutospacing="0" w:line="480" w:lineRule="auto"/>
      </w:pPr>
      <w:r w:rsidRPr="003F24AB">
        <w:t xml:space="preserve">Variance inflation factors (VIFs) were computed for all </w:t>
      </w:r>
      <w:proofErr w:type="spellStart"/>
      <w:r w:rsidRPr="003F24AB">
        <w:t>MetRS</w:t>
      </w:r>
      <w:proofErr w:type="spellEnd"/>
      <w:r w:rsidRPr="003F24AB">
        <w:t xml:space="preserve"> components. A prespecified correlation threshold of |r| &gt; 0.5 was used to exclude highly correlated metabolite pairs from the final model.</w:t>
      </w:r>
    </w:p>
    <w:p w14:paraId="1A05ADD6" w14:textId="77777777" w:rsidR="00591273" w:rsidRPr="00AE1EC1" w:rsidRDefault="00591273" w:rsidP="007849F2">
      <w:pPr>
        <w:pStyle w:val="Heading3"/>
        <w:spacing w:before="120" w:after="120" w:line="480" w:lineRule="auto"/>
        <w:rPr>
          <w:rFonts w:cs="Times New Roman"/>
          <w:color w:val="auto"/>
          <w:sz w:val="24"/>
          <w:szCs w:val="24"/>
        </w:rPr>
      </w:pPr>
      <w:r w:rsidRPr="00AE1EC1">
        <w:rPr>
          <w:rFonts w:cs="Times New Roman"/>
          <w:color w:val="auto"/>
          <w:sz w:val="24"/>
          <w:szCs w:val="24"/>
        </w:rPr>
        <w:t>Genetic association</w:t>
      </w:r>
    </w:p>
    <w:p w14:paraId="66EAB658" w14:textId="77777777" w:rsidR="00591273" w:rsidRPr="003F24AB" w:rsidRDefault="00591273" w:rsidP="007849F2">
      <w:pPr>
        <w:pStyle w:val="NormalWeb"/>
        <w:spacing w:before="120" w:beforeAutospacing="0" w:after="120" w:afterAutospacing="0" w:line="480" w:lineRule="auto"/>
      </w:pPr>
      <w:r w:rsidRPr="003F24AB">
        <w:t>Genome-wide significance was defined as p &lt; 5 × 10⁻⁸. Conditional analyses were performed to identify independent signals at genome-wide significant loci.</w:t>
      </w:r>
    </w:p>
    <w:p w14:paraId="5562325F" w14:textId="2580C7A1" w:rsidR="00591273" w:rsidRPr="003F24AB" w:rsidRDefault="00591273" w:rsidP="007849F2">
      <w:pPr>
        <w:pStyle w:val="NormalWeb"/>
        <w:spacing w:before="120" w:beforeAutospacing="0" w:after="120" w:afterAutospacing="0" w:line="480" w:lineRule="auto"/>
      </w:pPr>
      <w:r w:rsidRPr="003F24AB">
        <w:t xml:space="preserve">Heatmaps were generated using </w:t>
      </w:r>
      <w:proofErr w:type="spellStart"/>
      <w:r w:rsidRPr="003F24AB">
        <w:t>MetaboAnalyst</w:t>
      </w:r>
      <w:proofErr w:type="spellEnd"/>
      <w:r w:rsidRPr="003F24AB">
        <w:t xml:space="preserve"> v5.0.</w:t>
      </w:r>
    </w:p>
    <w:p w14:paraId="6B57B875" w14:textId="77777777" w:rsidR="003F24AB" w:rsidRPr="003F24AB" w:rsidRDefault="003F24AB" w:rsidP="003F24AB">
      <w:pPr>
        <w:rPr>
          <w:ins w:id="157" w:author="Thaker, Vidhu V." w:date="2026-03-23T05:17:00Z" w16du:dateUtc="2026-03-23T09:17:00Z"/>
        </w:rPr>
      </w:pPr>
    </w:p>
    <w:p w14:paraId="0B68908C" w14:textId="77777777" w:rsidR="00591273" w:rsidRPr="003F24AB" w:rsidRDefault="00591273" w:rsidP="00591273">
      <w:pPr>
        <w:pStyle w:val="Heading2"/>
        <w:spacing w:before="120" w:after="120"/>
        <w:rPr>
          <w:rFonts w:ascii="Times New Roman" w:hAnsi="Times New Roman" w:cs="Times New Roman"/>
          <w:b/>
          <w:bCs/>
          <w:color w:val="auto"/>
          <w:sz w:val="24"/>
          <w:szCs w:val="24"/>
        </w:rPr>
      </w:pPr>
      <w:r w:rsidRPr="003F24AB">
        <w:rPr>
          <w:rFonts w:ascii="Times New Roman" w:hAnsi="Times New Roman" w:cs="Times New Roman"/>
          <w:b/>
          <w:bCs/>
          <w:color w:val="auto"/>
          <w:sz w:val="24"/>
          <w:szCs w:val="24"/>
        </w:rPr>
        <w:lastRenderedPageBreak/>
        <w:t>KEY RESOURCES TABLE</w:t>
      </w:r>
    </w:p>
    <w:p w14:paraId="457E071A" w14:textId="37EDB8D3" w:rsidR="00591273" w:rsidRPr="00591273" w:rsidRDefault="00591273" w:rsidP="00591273">
      <w:pPr>
        <w:pStyle w:val="NormalWeb"/>
        <w:spacing w:before="120" w:beforeAutospacing="0" w:after="120" w:afterAutospacing="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gridCol w:w="2593"/>
        <w:gridCol w:w="3041"/>
      </w:tblGrid>
      <w:tr w:rsidR="00591273" w:rsidRPr="00591273" w14:paraId="1AC7FB15" w14:textId="77777777">
        <w:trPr>
          <w:tblHeader/>
          <w:tblCellSpacing w:w="15" w:type="dxa"/>
        </w:trPr>
        <w:tc>
          <w:tcPr>
            <w:tcW w:w="0" w:type="auto"/>
            <w:vAlign w:val="center"/>
            <w:hideMark/>
          </w:tcPr>
          <w:p w14:paraId="0EE34BC9" w14:textId="77777777" w:rsidR="00591273" w:rsidRPr="00591273" w:rsidRDefault="00591273" w:rsidP="00591273">
            <w:pPr>
              <w:spacing w:before="120" w:after="120"/>
              <w:jc w:val="center"/>
              <w:rPr>
                <w:b/>
                <w:bCs/>
              </w:rPr>
            </w:pPr>
            <w:r w:rsidRPr="00591273">
              <w:rPr>
                <w:b/>
                <w:bCs/>
              </w:rPr>
              <w:t>REAGENT or RESOURCE</w:t>
            </w:r>
          </w:p>
        </w:tc>
        <w:tc>
          <w:tcPr>
            <w:tcW w:w="0" w:type="auto"/>
            <w:vAlign w:val="center"/>
            <w:hideMark/>
          </w:tcPr>
          <w:p w14:paraId="40DF219B" w14:textId="77777777" w:rsidR="00591273" w:rsidRPr="00591273" w:rsidRDefault="00591273" w:rsidP="00591273">
            <w:pPr>
              <w:spacing w:before="120" w:after="120"/>
              <w:jc w:val="center"/>
              <w:rPr>
                <w:b/>
                <w:bCs/>
              </w:rPr>
            </w:pPr>
            <w:r w:rsidRPr="00591273">
              <w:rPr>
                <w:b/>
                <w:bCs/>
              </w:rPr>
              <w:t>SOURCE</w:t>
            </w:r>
          </w:p>
        </w:tc>
        <w:tc>
          <w:tcPr>
            <w:tcW w:w="0" w:type="auto"/>
            <w:vAlign w:val="center"/>
            <w:hideMark/>
          </w:tcPr>
          <w:p w14:paraId="4B190B01" w14:textId="77777777" w:rsidR="00591273" w:rsidRPr="00591273" w:rsidRDefault="00591273" w:rsidP="00591273">
            <w:pPr>
              <w:spacing w:before="120" w:after="120"/>
              <w:jc w:val="center"/>
              <w:rPr>
                <w:b/>
                <w:bCs/>
              </w:rPr>
            </w:pPr>
            <w:r w:rsidRPr="00591273">
              <w:rPr>
                <w:b/>
                <w:bCs/>
              </w:rPr>
              <w:t>IDENTIFIER</w:t>
            </w:r>
          </w:p>
        </w:tc>
      </w:tr>
      <w:tr w:rsidR="00591273" w:rsidRPr="00591273" w14:paraId="693B4EDB" w14:textId="77777777">
        <w:trPr>
          <w:tblCellSpacing w:w="15" w:type="dxa"/>
        </w:trPr>
        <w:tc>
          <w:tcPr>
            <w:tcW w:w="0" w:type="auto"/>
            <w:vAlign w:val="center"/>
            <w:hideMark/>
          </w:tcPr>
          <w:p w14:paraId="04F826AE" w14:textId="77777777" w:rsidR="00591273" w:rsidRPr="00591273" w:rsidRDefault="00591273" w:rsidP="00591273">
            <w:pPr>
              <w:spacing w:before="120" w:after="120"/>
            </w:pPr>
            <w:r w:rsidRPr="00591273">
              <w:rPr>
                <w:rStyle w:val="Strong"/>
                <w:rFonts w:eastAsiaTheme="majorEastAsia"/>
              </w:rPr>
              <w:t>Deposited data</w:t>
            </w:r>
          </w:p>
        </w:tc>
        <w:tc>
          <w:tcPr>
            <w:tcW w:w="0" w:type="auto"/>
            <w:vAlign w:val="center"/>
            <w:hideMark/>
          </w:tcPr>
          <w:p w14:paraId="3EF090B7" w14:textId="77777777" w:rsidR="00591273" w:rsidRPr="00591273" w:rsidRDefault="00591273" w:rsidP="00591273">
            <w:pPr>
              <w:spacing w:before="120" w:after="120"/>
            </w:pPr>
          </w:p>
        </w:tc>
        <w:tc>
          <w:tcPr>
            <w:tcW w:w="0" w:type="auto"/>
            <w:vAlign w:val="center"/>
            <w:hideMark/>
          </w:tcPr>
          <w:p w14:paraId="2DEC9C77" w14:textId="77777777" w:rsidR="00591273" w:rsidRPr="00591273" w:rsidRDefault="00591273" w:rsidP="00591273">
            <w:pPr>
              <w:spacing w:before="120" w:after="120"/>
            </w:pPr>
          </w:p>
        </w:tc>
      </w:tr>
      <w:tr w:rsidR="00591273" w:rsidRPr="00591273" w14:paraId="4E44C53F" w14:textId="77777777">
        <w:trPr>
          <w:tblCellSpacing w:w="15" w:type="dxa"/>
        </w:trPr>
        <w:tc>
          <w:tcPr>
            <w:tcW w:w="0" w:type="auto"/>
            <w:vAlign w:val="center"/>
            <w:hideMark/>
          </w:tcPr>
          <w:p w14:paraId="234D084B" w14:textId="77777777" w:rsidR="00591273" w:rsidRPr="00591273" w:rsidRDefault="00591273" w:rsidP="00591273">
            <w:pPr>
              <w:spacing w:before="120" w:after="120"/>
            </w:pPr>
            <w:r w:rsidRPr="00591273">
              <w:t>LABS-2 metabolomics data</w:t>
            </w:r>
          </w:p>
        </w:tc>
        <w:tc>
          <w:tcPr>
            <w:tcW w:w="0" w:type="auto"/>
            <w:vAlign w:val="center"/>
            <w:hideMark/>
          </w:tcPr>
          <w:p w14:paraId="5D43EBD4" w14:textId="77777777" w:rsidR="00591273" w:rsidRPr="00591273" w:rsidRDefault="00591273" w:rsidP="00591273">
            <w:pPr>
              <w:spacing w:before="120" w:after="120"/>
            </w:pPr>
            <w:r w:rsidRPr="00591273">
              <w:t>This study</w:t>
            </w:r>
          </w:p>
        </w:tc>
        <w:tc>
          <w:tcPr>
            <w:tcW w:w="0" w:type="auto"/>
            <w:vAlign w:val="center"/>
            <w:hideMark/>
          </w:tcPr>
          <w:p w14:paraId="11BB01E7" w14:textId="70927574" w:rsidR="00591273" w:rsidRPr="00591273" w:rsidRDefault="00591273" w:rsidP="00591273">
            <w:pPr>
              <w:spacing w:before="120" w:after="120"/>
            </w:pPr>
            <w:r w:rsidRPr="00591273">
              <w:t>[accession or DOI]</w:t>
            </w:r>
          </w:p>
        </w:tc>
      </w:tr>
      <w:tr w:rsidR="00591273" w:rsidRPr="00591273" w14:paraId="0551E9C7" w14:textId="77777777">
        <w:trPr>
          <w:tblCellSpacing w:w="15" w:type="dxa"/>
        </w:trPr>
        <w:tc>
          <w:tcPr>
            <w:tcW w:w="0" w:type="auto"/>
            <w:vAlign w:val="center"/>
            <w:hideMark/>
          </w:tcPr>
          <w:p w14:paraId="3F4FE2EB" w14:textId="77777777" w:rsidR="00591273" w:rsidRPr="00591273" w:rsidRDefault="00591273" w:rsidP="00591273">
            <w:pPr>
              <w:spacing w:before="120" w:after="120"/>
            </w:pPr>
            <w:r w:rsidRPr="00591273">
              <w:t>FHS Offspring genotype/phenotype data</w:t>
            </w:r>
          </w:p>
        </w:tc>
        <w:tc>
          <w:tcPr>
            <w:tcW w:w="0" w:type="auto"/>
            <w:vAlign w:val="center"/>
            <w:hideMark/>
          </w:tcPr>
          <w:p w14:paraId="76C133D3" w14:textId="77777777" w:rsidR="00591273" w:rsidRPr="00591273" w:rsidRDefault="00591273" w:rsidP="00591273">
            <w:pPr>
              <w:spacing w:before="120" w:after="120"/>
            </w:pPr>
            <w:proofErr w:type="spellStart"/>
            <w:r w:rsidRPr="00591273">
              <w:t>dbGaP</w:t>
            </w:r>
            <w:proofErr w:type="spellEnd"/>
          </w:p>
        </w:tc>
        <w:tc>
          <w:tcPr>
            <w:tcW w:w="0" w:type="auto"/>
            <w:vAlign w:val="center"/>
            <w:hideMark/>
          </w:tcPr>
          <w:p w14:paraId="6CEE196A" w14:textId="77777777" w:rsidR="00591273" w:rsidRPr="00591273" w:rsidRDefault="00591273" w:rsidP="00591273">
            <w:pPr>
              <w:spacing w:before="120" w:after="120"/>
            </w:pPr>
            <w:r w:rsidRPr="00591273">
              <w:t>phs000007</w:t>
            </w:r>
          </w:p>
        </w:tc>
      </w:tr>
      <w:tr w:rsidR="00591273" w:rsidRPr="00591273" w14:paraId="071999DB" w14:textId="77777777">
        <w:trPr>
          <w:tblCellSpacing w:w="15" w:type="dxa"/>
        </w:trPr>
        <w:tc>
          <w:tcPr>
            <w:tcW w:w="0" w:type="auto"/>
            <w:vAlign w:val="center"/>
            <w:hideMark/>
          </w:tcPr>
          <w:p w14:paraId="32822AEB" w14:textId="77777777" w:rsidR="00591273" w:rsidRPr="00591273" w:rsidRDefault="00591273" w:rsidP="00591273">
            <w:pPr>
              <w:spacing w:before="120" w:after="120"/>
            </w:pPr>
            <w:r w:rsidRPr="00591273">
              <w:t>FHS metabolomics data (HILIC)</w:t>
            </w:r>
          </w:p>
        </w:tc>
        <w:tc>
          <w:tcPr>
            <w:tcW w:w="0" w:type="auto"/>
            <w:vAlign w:val="center"/>
            <w:hideMark/>
          </w:tcPr>
          <w:p w14:paraId="46B558FB" w14:textId="77777777" w:rsidR="00591273" w:rsidRPr="00591273" w:rsidRDefault="00591273" w:rsidP="00591273">
            <w:pPr>
              <w:spacing w:before="120" w:after="120"/>
            </w:pPr>
            <w:proofErr w:type="spellStart"/>
            <w:r w:rsidRPr="00591273">
              <w:t>dbGaP</w:t>
            </w:r>
            <w:proofErr w:type="spellEnd"/>
            <w:r w:rsidRPr="00591273">
              <w:t xml:space="preserve"> / Broad Institute</w:t>
            </w:r>
          </w:p>
        </w:tc>
        <w:tc>
          <w:tcPr>
            <w:tcW w:w="0" w:type="auto"/>
            <w:vAlign w:val="center"/>
            <w:hideMark/>
          </w:tcPr>
          <w:p w14:paraId="36236655" w14:textId="11310B9B" w:rsidR="00591273" w:rsidRPr="00591273" w:rsidRDefault="003F24AB" w:rsidP="00591273">
            <w:pPr>
              <w:spacing w:before="120" w:after="120"/>
            </w:pPr>
            <w:ins w:id="158" w:author="Thaker, Vidhu V." w:date="2026-03-23T05:19:00Z" w16du:dateUtc="2026-03-23T09:19:00Z">
              <w:r>
                <w:t>[ ]</w:t>
              </w:r>
            </w:ins>
          </w:p>
        </w:tc>
      </w:tr>
      <w:tr w:rsidR="00591273" w:rsidRPr="00591273" w14:paraId="2F6FD46A" w14:textId="77777777">
        <w:trPr>
          <w:tblCellSpacing w:w="15" w:type="dxa"/>
        </w:trPr>
        <w:tc>
          <w:tcPr>
            <w:tcW w:w="0" w:type="auto"/>
            <w:vAlign w:val="center"/>
            <w:hideMark/>
          </w:tcPr>
          <w:p w14:paraId="7C302B44" w14:textId="77777777" w:rsidR="00591273" w:rsidRPr="00591273" w:rsidRDefault="00591273" w:rsidP="00591273">
            <w:pPr>
              <w:spacing w:before="120" w:after="120"/>
            </w:pPr>
            <w:r w:rsidRPr="00591273">
              <w:rPr>
                <w:rStyle w:val="Strong"/>
                <w:rFonts w:eastAsiaTheme="majorEastAsia"/>
              </w:rPr>
              <w:t>Software and algorithms</w:t>
            </w:r>
          </w:p>
        </w:tc>
        <w:tc>
          <w:tcPr>
            <w:tcW w:w="0" w:type="auto"/>
            <w:vAlign w:val="center"/>
            <w:hideMark/>
          </w:tcPr>
          <w:p w14:paraId="5EF8BF32" w14:textId="77777777" w:rsidR="00591273" w:rsidRPr="00591273" w:rsidRDefault="00591273" w:rsidP="00591273">
            <w:pPr>
              <w:spacing w:before="120" w:after="120"/>
            </w:pPr>
          </w:p>
        </w:tc>
        <w:tc>
          <w:tcPr>
            <w:tcW w:w="0" w:type="auto"/>
            <w:vAlign w:val="center"/>
            <w:hideMark/>
          </w:tcPr>
          <w:p w14:paraId="07CBC5CC" w14:textId="77777777" w:rsidR="00591273" w:rsidRPr="00591273" w:rsidRDefault="00591273" w:rsidP="00591273">
            <w:pPr>
              <w:spacing w:before="120" w:after="120"/>
            </w:pPr>
          </w:p>
        </w:tc>
      </w:tr>
      <w:tr w:rsidR="00591273" w:rsidRPr="00591273" w14:paraId="47807375" w14:textId="77777777">
        <w:trPr>
          <w:tblCellSpacing w:w="15" w:type="dxa"/>
        </w:trPr>
        <w:tc>
          <w:tcPr>
            <w:tcW w:w="0" w:type="auto"/>
            <w:vAlign w:val="center"/>
            <w:hideMark/>
          </w:tcPr>
          <w:p w14:paraId="7034ADE9" w14:textId="77777777" w:rsidR="00591273" w:rsidRPr="00591273" w:rsidRDefault="00591273" w:rsidP="00591273">
            <w:pPr>
              <w:spacing w:before="120" w:after="120"/>
            </w:pPr>
            <w:r w:rsidRPr="00591273">
              <w:t>R</w:t>
            </w:r>
          </w:p>
        </w:tc>
        <w:tc>
          <w:tcPr>
            <w:tcW w:w="0" w:type="auto"/>
            <w:vAlign w:val="center"/>
            <w:hideMark/>
          </w:tcPr>
          <w:p w14:paraId="3000C7D2" w14:textId="77777777" w:rsidR="00591273" w:rsidRPr="00591273" w:rsidRDefault="00591273" w:rsidP="00591273">
            <w:pPr>
              <w:spacing w:before="120" w:after="120"/>
            </w:pPr>
            <w:r w:rsidRPr="00591273">
              <w:t>CRAN</w:t>
            </w:r>
          </w:p>
        </w:tc>
        <w:tc>
          <w:tcPr>
            <w:tcW w:w="0" w:type="auto"/>
            <w:vAlign w:val="center"/>
            <w:hideMark/>
          </w:tcPr>
          <w:p w14:paraId="28FE86A7" w14:textId="77777777" w:rsidR="00591273" w:rsidRPr="00591273" w:rsidRDefault="00591273" w:rsidP="00591273">
            <w:pPr>
              <w:spacing w:before="120" w:after="120"/>
            </w:pPr>
            <w:r w:rsidRPr="00591273">
              <w:t>RRID:SCR_001905; v4.0.3</w:t>
            </w:r>
          </w:p>
        </w:tc>
      </w:tr>
      <w:tr w:rsidR="00591273" w:rsidRPr="00591273" w14:paraId="220F40A0" w14:textId="77777777">
        <w:trPr>
          <w:tblCellSpacing w:w="15" w:type="dxa"/>
        </w:trPr>
        <w:tc>
          <w:tcPr>
            <w:tcW w:w="0" w:type="auto"/>
            <w:vAlign w:val="center"/>
            <w:hideMark/>
          </w:tcPr>
          <w:p w14:paraId="25DA3196" w14:textId="77777777" w:rsidR="00591273" w:rsidRPr="00591273" w:rsidRDefault="00591273" w:rsidP="00591273">
            <w:pPr>
              <w:spacing w:before="120" w:after="120"/>
            </w:pPr>
            <w:proofErr w:type="spellStart"/>
            <w:r w:rsidRPr="00591273">
              <w:t>Mplus</w:t>
            </w:r>
            <w:proofErr w:type="spellEnd"/>
          </w:p>
        </w:tc>
        <w:tc>
          <w:tcPr>
            <w:tcW w:w="0" w:type="auto"/>
            <w:vAlign w:val="center"/>
            <w:hideMark/>
          </w:tcPr>
          <w:p w14:paraId="3EAD186A" w14:textId="77777777" w:rsidR="00591273" w:rsidRPr="00591273" w:rsidRDefault="00591273" w:rsidP="00591273">
            <w:pPr>
              <w:spacing w:before="120" w:after="120"/>
            </w:pPr>
            <w:proofErr w:type="spellStart"/>
            <w:r w:rsidRPr="00591273">
              <w:t>Muthén</w:t>
            </w:r>
            <w:proofErr w:type="spellEnd"/>
            <w:r w:rsidRPr="00591273">
              <w:t xml:space="preserve"> &amp; </w:t>
            </w:r>
            <w:proofErr w:type="spellStart"/>
            <w:r w:rsidRPr="00591273">
              <w:t>Muthén</w:t>
            </w:r>
            <w:proofErr w:type="spellEnd"/>
          </w:p>
        </w:tc>
        <w:tc>
          <w:tcPr>
            <w:tcW w:w="0" w:type="auto"/>
            <w:vAlign w:val="center"/>
            <w:hideMark/>
          </w:tcPr>
          <w:p w14:paraId="118E7AF2" w14:textId="77777777" w:rsidR="00591273" w:rsidRPr="00591273" w:rsidRDefault="00591273" w:rsidP="00591273">
            <w:pPr>
              <w:spacing w:before="120" w:after="120"/>
            </w:pPr>
            <w:r w:rsidRPr="00591273">
              <w:t>RRID:SCR_015983; v7.4</w:t>
            </w:r>
          </w:p>
        </w:tc>
      </w:tr>
      <w:tr w:rsidR="00591273" w:rsidRPr="00591273" w14:paraId="4C54072A" w14:textId="77777777">
        <w:trPr>
          <w:tblCellSpacing w:w="15" w:type="dxa"/>
        </w:trPr>
        <w:tc>
          <w:tcPr>
            <w:tcW w:w="0" w:type="auto"/>
            <w:vAlign w:val="center"/>
            <w:hideMark/>
          </w:tcPr>
          <w:p w14:paraId="3E2F0222" w14:textId="77777777" w:rsidR="00591273" w:rsidRPr="00591273" w:rsidRDefault="00591273" w:rsidP="00591273">
            <w:pPr>
              <w:spacing w:before="120" w:after="120"/>
            </w:pPr>
            <w:proofErr w:type="spellStart"/>
            <w:r w:rsidRPr="00591273">
              <w:t>brokenstick</w:t>
            </w:r>
            <w:proofErr w:type="spellEnd"/>
            <w:r w:rsidRPr="00591273">
              <w:t xml:space="preserve"> R package</w:t>
            </w:r>
          </w:p>
        </w:tc>
        <w:tc>
          <w:tcPr>
            <w:tcW w:w="0" w:type="auto"/>
            <w:vAlign w:val="center"/>
            <w:hideMark/>
          </w:tcPr>
          <w:p w14:paraId="2C719B2F" w14:textId="77777777" w:rsidR="00591273" w:rsidRPr="00591273" w:rsidRDefault="00591273" w:rsidP="00591273">
            <w:pPr>
              <w:spacing w:before="120" w:after="120"/>
            </w:pPr>
            <w:r w:rsidRPr="00591273">
              <w:t>CRAN</w:t>
            </w:r>
          </w:p>
        </w:tc>
        <w:tc>
          <w:tcPr>
            <w:tcW w:w="0" w:type="auto"/>
            <w:vAlign w:val="center"/>
            <w:hideMark/>
          </w:tcPr>
          <w:p w14:paraId="1D5B22D5" w14:textId="77777777" w:rsidR="00591273" w:rsidRPr="00591273" w:rsidRDefault="00591273" w:rsidP="00591273">
            <w:pPr>
              <w:spacing w:before="120" w:after="120"/>
            </w:pPr>
            <w:r w:rsidRPr="00591273">
              <w:t>v2.0.0</w:t>
            </w:r>
          </w:p>
        </w:tc>
      </w:tr>
      <w:tr w:rsidR="00591273" w:rsidRPr="00591273" w14:paraId="3CE3460B" w14:textId="77777777">
        <w:trPr>
          <w:tblCellSpacing w:w="15" w:type="dxa"/>
        </w:trPr>
        <w:tc>
          <w:tcPr>
            <w:tcW w:w="0" w:type="auto"/>
            <w:vAlign w:val="center"/>
            <w:hideMark/>
          </w:tcPr>
          <w:p w14:paraId="4EA3C287" w14:textId="77777777" w:rsidR="00591273" w:rsidRPr="00591273" w:rsidRDefault="00591273" w:rsidP="00591273">
            <w:pPr>
              <w:spacing w:before="120" w:after="120"/>
            </w:pPr>
            <w:r w:rsidRPr="00591273">
              <w:t>MICE R package</w:t>
            </w:r>
          </w:p>
        </w:tc>
        <w:tc>
          <w:tcPr>
            <w:tcW w:w="0" w:type="auto"/>
            <w:vAlign w:val="center"/>
            <w:hideMark/>
          </w:tcPr>
          <w:p w14:paraId="7B6AA0F0" w14:textId="77777777" w:rsidR="00591273" w:rsidRPr="00591273" w:rsidRDefault="00591273" w:rsidP="00591273">
            <w:pPr>
              <w:spacing w:before="120" w:after="120"/>
            </w:pPr>
            <w:r w:rsidRPr="00591273">
              <w:t>CRAN</w:t>
            </w:r>
          </w:p>
        </w:tc>
        <w:tc>
          <w:tcPr>
            <w:tcW w:w="0" w:type="auto"/>
            <w:vAlign w:val="center"/>
            <w:hideMark/>
          </w:tcPr>
          <w:p w14:paraId="44AD069B" w14:textId="77777777" w:rsidR="00591273" w:rsidRPr="00591273" w:rsidRDefault="00591273" w:rsidP="00591273">
            <w:pPr>
              <w:spacing w:before="120" w:after="120"/>
            </w:pPr>
            <w:r w:rsidRPr="00591273">
              <w:t>v3.1</w:t>
            </w:r>
          </w:p>
        </w:tc>
      </w:tr>
      <w:tr w:rsidR="00591273" w:rsidRPr="00591273" w14:paraId="05E938C9" w14:textId="77777777">
        <w:trPr>
          <w:tblCellSpacing w:w="15" w:type="dxa"/>
        </w:trPr>
        <w:tc>
          <w:tcPr>
            <w:tcW w:w="0" w:type="auto"/>
            <w:vAlign w:val="center"/>
            <w:hideMark/>
          </w:tcPr>
          <w:p w14:paraId="7602F6C0" w14:textId="77777777" w:rsidR="00591273" w:rsidRPr="00591273" w:rsidRDefault="00591273" w:rsidP="00591273">
            <w:pPr>
              <w:spacing w:before="120" w:after="120"/>
            </w:pPr>
            <w:proofErr w:type="spellStart"/>
            <w:r w:rsidRPr="00591273">
              <w:t>MetaboAnalyst</w:t>
            </w:r>
            <w:proofErr w:type="spellEnd"/>
          </w:p>
        </w:tc>
        <w:tc>
          <w:tcPr>
            <w:tcW w:w="0" w:type="auto"/>
            <w:vAlign w:val="center"/>
            <w:hideMark/>
          </w:tcPr>
          <w:p w14:paraId="6AC10D06" w14:textId="77777777" w:rsidR="00591273" w:rsidRPr="00591273" w:rsidRDefault="00591273" w:rsidP="00591273">
            <w:pPr>
              <w:spacing w:before="120" w:after="120"/>
            </w:pPr>
            <w:r w:rsidRPr="00591273">
              <w:t>Xia Lab, McGill</w:t>
            </w:r>
          </w:p>
        </w:tc>
        <w:tc>
          <w:tcPr>
            <w:tcW w:w="0" w:type="auto"/>
            <w:vAlign w:val="center"/>
            <w:hideMark/>
          </w:tcPr>
          <w:p w14:paraId="0B1D80F7" w14:textId="77777777" w:rsidR="00591273" w:rsidRPr="00591273" w:rsidRDefault="00591273" w:rsidP="00591273">
            <w:pPr>
              <w:spacing w:before="120" w:after="120"/>
            </w:pPr>
            <w:r w:rsidRPr="00591273">
              <w:t>RRID:SCR_015539; v5.0</w:t>
            </w:r>
          </w:p>
        </w:tc>
      </w:tr>
      <w:tr w:rsidR="00591273" w:rsidRPr="00591273" w14:paraId="4D425ECA" w14:textId="77777777">
        <w:trPr>
          <w:tblCellSpacing w:w="15" w:type="dxa"/>
        </w:trPr>
        <w:tc>
          <w:tcPr>
            <w:tcW w:w="0" w:type="auto"/>
            <w:vAlign w:val="center"/>
            <w:hideMark/>
          </w:tcPr>
          <w:p w14:paraId="5F341B35" w14:textId="77777777" w:rsidR="00591273" w:rsidRPr="00591273" w:rsidRDefault="00591273" w:rsidP="00591273">
            <w:pPr>
              <w:spacing w:before="120" w:after="120"/>
            </w:pPr>
            <w:r w:rsidRPr="00591273">
              <w:t xml:space="preserve">Progenesis </w:t>
            </w:r>
            <w:proofErr w:type="spellStart"/>
            <w:r w:rsidRPr="00591273">
              <w:t>CoMet</w:t>
            </w:r>
            <w:proofErr w:type="spellEnd"/>
          </w:p>
        </w:tc>
        <w:tc>
          <w:tcPr>
            <w:tcW w:w="0" w:type="auto"/>
            <w:vAlign w:val="center"/>
            <w:hideMark/>
          </w:tcPr>
          <w:p w14:paraId="6D04B630" w14:textId="77777777" w:rsidR="00591273" w:rsidRPr="00591273" w:rsidRDefault="00591273" w:rsidP="00591273">
            <w:pPr>
              <w:spacing w:before="120" w:after="120"/>
            </w:pPr>
            <w:r w:rsidRPr="00591273">
              <w:t>Waters/Nonlinear Dynamics</w:t>
            </w:r>
          </w:p>
        </w:tc>
        <w:tc>
          <w:tcPr>
            <w:tcW w:w="0" w:type="auto"/>
            <w:vAlign w:val="center"/>
            <w:hideMark/>
          </w:tcPr>
          <w:p w14:paraId="68CE4BE4" w14:textId="77777777" w:rsidR="00591273" w:rsidRPr="00591273" w:rsidRDefault="00591273" w:rsidP="00591273">
            <w:pPr>
              <w:spacing w:before="120" w:after="120"/>
            </w:pPr>
            <w:r w:rsidRPr="00591273">
              <w:t>v2.0</w:t>
            </w:r>
          </w:p>
        </w:tc>
      </w:tr>
      <w:tr w:rsidR="00591273" w:rsidRPr="00591273" w14:paraId="0EF7E5E2" w14:textId="77777777">
        <w:trPr>
          <w:tblCellSpacing w:w="15" w:type="dxa"/>
        </w:trPr>
        <w:tc>
          <w:tcPr>
            <w:tcW w:w="0" w:type="auto"/>
            <w:vAlign w:val="center"/>
            <w:hideMark/>
          </w:tcPr>
          <w:p w14:paraId="063B59FB" w14:textId="77777777" w:rsidR="00591273" w:rsidRPr="00591273" w:rsidRDefault="00591273" w:rsidP="00591273">
            <w:pPr>
              <w:spacing w:before="120" w:after="120"/>
            </w:pPr>
            <w:proofErr w:type="spellStart"/>
            <w:r w:rsidRPr="00591273">
              <w:t>TraceFinder</w:t>
            </w:r>
            <w:proofErr w:type="spellEnd"/>
          </w:p>
        </w:tc>
        <w:tc>
          <w:tcPr>
            <w:tcW w:w="0" w:type="auto"/>
            <w:vAlign w:val="center"/>
            <w:hideMark/>
          </w:tcPr>
          <w:p w14:paraId="2DF7A98F" w14:textId="77777777" w:rsidR="00591273" w:rsidRPr="00591273" w:rsidRDefault="00591273" w:rsidP="00591273">
            <w:pPr>
              <w:spacing w:before="120" w:after="120"/>
            </w:pPr>
            <w:proofErr w:type="spellStart"/>
            <w:r w:rsidRPr="00591273">
              <w:t>Thermo</w:t>
            </w:r>
            <w:proofErr w:type="spellEnd"/>
            <w:r w:rsidRPr="00591273">
              <w:t xml:space="preserve"> Scientific</w:t>
            </w:r>
          </w:p>
        </w:tc>
        <w:tc>
          <w:tcPr>
            <w:tcW w:w="0" w:type="auto"/>
            <w:vAlign w:val="center"/>
            <w:hideMark/>
          </w:tcPr>
          <w:p w14:paraId="11308F58" w14:textId="77777777" w:rsidR="00591273" w:rsidRPr="00591273" w:rsidRDefault="00591273" w:rsidP="00591273">
            <w:pPr>
              <w:spacing w:before="120" w:after="120"/>
            </w:pPr>
            <w:r w:rsidRPr="00591273">
              <w:t>v3.1</w:t>
            </w:r>
          </w:p>
        </w:tc>
      </w:tr>
      <w:tr w:rsidR="00591273" w:rsidRPr="00591273" w14:paraId="1C9F8DC9" w14:textId="77777777">
        <w:trPr>
          <w:tblCellSpacing w:w="15" w:type="dxa"/>
        </w:trPr>
        <w:tc>
          <w:tcPr>
            <w:tcW w:w="0" w:type="auto"/>
            <w:vAlign w:val="center"/>
            <w:hideMark/>
          </w:tcPr>
          <w:p w14:paraId="573ACA72" w14:textId="77777777" w:rsidR="00591273" w:rsidRPr="00591273" w:rsidRDefault="00591273" w:rsidP="00591273">
            <w:pPr>
              <w:spacing w:before="120" w:after="120"/>
            </w:pPr>
            <w:r w:rsidRPr="00591273">
              <w:t>SAIGE</w:t>
            </w:r>
          </w:p>
        </w:tc>
        <w:tc>
          <w:tcPr>
            <w:tcW w:w="0" w:type="auto"/>
            <w:vAlign w:val="center"/>
            <w:hideMark/>
          </w:tcPr>
          <w:p w14:paraId="05754BDD" w14:textId="5D172314" w:rsidR="00591273" w:rsidRPr="00591273" w:rsidRDefault="00591273" w:rsidP="00591273">
            <w:pPr>
              <w:spacing w:before="120" w:after="120"/>
            </w:pPr>
            <w:r w:rsidRPr="00591273">
              <w:t>[</w:t>
            </w:r>
            <w:proofErr w:type="spellStart"/>
            <w:ins w:id="159" w:author="Thaker, Vidhu V." w:date="2026-03-23T05:20:00Z" w16du:dateUtc="2026-03-23T09:20:00Z">
              <w:r w:rsidR="003F24AB">
                <w:t>url</w:t>
              </w:r>
              <w:proofErr w:type="spellEnd"/>
              <w:r w:rsidR="003F24AB">
                <w:t>?</w:t>
              </w:r>
            </w:ins>
            <w:r w:rsidRPr="00591273">
              <w:t>]</w:t>
            </w:r>
          </w:p>
        </w:tc>
        <w:tc>
          <w:tcPr>
            <w:tcW w:w="0" w:type="auto"/>
            <w:vAlign w:val="center"/>
            <w:hideMark/>
          </w:tcPr>
          <w:p w14:paraId="7FEC0598" w14:textId="3D509228" w:rsidR="00591273" w:rsidRPr="00591273" w:rsidRDefault="00591273" w:rsidP="00591273">
            <w:pPr>
              <w:spacing w:before="120" w:after="120"/>
            </w:pPr>
            <w:r w:rsidRPr="00591273">
              <w:t>[version]</w:t>
            </w:r>
          </w:p>
        </w:tc>
      </w:tr>
      <w:tr w:rsidR="00591273" w:rsidRPr="00591273" w14:paraId="6E880CAC" w14:textId="77777777">
        <w:trPr>
          <w:tblCellSpacing w:w="15" w:type="dxa"/>
        </w:trPr>
        <w:tc>
          <w:tcPr>
            <w:tcW w:w="0" w:type="auto"/>
            <w:vAlign w:val="center"/>
            <w:hideMark/>
          </w:tcPr>
          <w:p w14:paraId="300F0B59" w14:textId="77777777" w:rsidR="00591273" w:rsidRPr="00591273" w:rsidRDefault="00591273" w:rsidP="00591273">
            <w:pPr>
              <w:spacing w:before="120" w:after="120"/>
            </w:pPr>
            <w:r w:rsidRPr="00591273">
              <w:t>PLINK</w:t>
            </w:r>
          </w:p>
        </w:tc>
        <w:tc>
          <w:tcPr>
            <w:tcW w:w="0" w:type="auto"/>
            <w:vAlign w:val="center"/>
            <w:hideMark/>
          </w:tcPr>
          <w:p w14:paraId="4C331911" w14:textId="77777777" w:rsidR="00591273" w:rsidRPr="00591273" w:rsidRDefault="00591273" w:rsidP="00591273">
            <w:pPr>
              <w:spacing w:before="120" w:after="120"/>
            </w:pPr>
            <w:r w:rsidRPr="00591273">
              <w:t>Purcell lab</w:t>
            </w:r>
          </w:p>
        </w:tc>
        <w:tc>
          <w:tcPr>
            <w:tcW w:w="0" w:type="auto"/>
            <w:vAlign w:val="center"/>
            <w:hideMark/>
          </w:tcPr>
          <w:p w14:paraId="5F5582CE" w14:textId="77777777" w:rsidR="00591273" w:rsidRPr="00591273" w:rsidRDefault="00591273" w:rsidP="00591273">
            <w:pPr>
              <w:spacing w:before="120" w:after="120"/>
            </w:pPr>
            <w:r w:rsidRPr="00591273">
              <w:t>RRID:SCR_001757; v1.07 / v2.0</w:t>
            </w:r>
          </w:p>
        </w:tc>
      </w:tr>
      <w:tr w:rsidR="00591273" w:rsidRPr="00591273" w14:paraId="5E623FBD" w14:textId="77777777">
        <w:trPr>
          <w:tblCellSpacing w:w="15" w:type="dxa"/>
        </w:trPr>
        <w:tc>
          <w:tcPr>
            <w:tcW w:w="0" w:type="auto"/>
            <w:vAlign w:val="center"/>
            <w:hideMark/>
          </w:tcPr>
          <w:p w14:paraId="745B1BA4" w14:textId="77777777" w:rsidR="00591273" w:rsidRPr="00591273" w:rsidRDefault="00591273" w:rsidP="00591273">
            <w:pPr>
              <w:spacing w:before="120" w:after="120"/>
            </w:pPr>
            <w:r w:rsidRPr="00591273">
              <w:t>PLINK2</w:t>
            </w:r>
          </w:p>
        </w:tc>
        <w:tc>
          <w:tcPr>
            <w:tcW w:w="0" w:type="auto"/>
            <w:vAlign w:val="center"/>
            <w:hideMark/>
          </w:tcPr>
          <w:p w14:paraId="664057D7" w14:textId="77777777" w:rsidR="00591273" w:rsidRPr="00591273" w:rsidRDefault="00591273" w:rsidP="00591273">
            <w:pPr>
              <w:spacing w:before="120" w:after="120"/>
            </w:pPr>
            <w:r w:rsidRPr="00591273">
              <w:t>Chang et al.</w:t>
            </w:r>
          </w:p>
        </w:tc>
        <w:tc>
          <w:tcPr>
            <w:tcW w:w="0" w:type="auto"/>
            <w:vAlign w:val="center"/>
            <w:hideMark/>
          </w:tcPr>
          <w:p w14:paraId="4D76B749" w14:textId="0EE0FF0D" w:rsidR="00591273" w:rsidRPr="00591273" w:rsidRDefault="00591273" w:rsidP="00591273">
            <w:pPr>
              <w:spacing w:before="120" w:after="120"/>
            </w:pPr>
            <w:r w:rsidRPr="00591273">
              <w:t>[</w:t>
            </w:r>
            <w:ins w:id="160" w:author="Thaker, Vidhu V." w:date="2026-03-23T05:20:00Z" w16du:dateUtc="2026-03-23T09:20:00Z">
              <w:r w:rsidR="003F24AB">
                <w:t xml:space="preserve"> </w:t>
              </w:r>
            </w:ins>
            <w:r w:rsidRPr="00591273">
              <w:t>]</w:t>
            </w:r>
          </w:p>
        </w:tc>
      </w:tr>
      <w:tr w:rsidR="00591273" w:rsidRPr="00591273" w14:paraId="40D7DA22" w14:textId="77777777">
        <w:trPr>
          <w:tblCellSpacing w:w="15" w:type="dxa"/>
        </w:trPr>
        <w:tc>
          <w:tcPr>
            <w:tcW w:w="0" w:type="auto"/>
            <w:vAlign w:val="center"/>
            <w:hideMark/>
          </w:tcPr>
          <w:p w14:paraId="7A3415CA" w14:textId="77777777" w:rsidR="00591273" w:rsidRPr="00591273" w:rsidRDefault="00591273" w:rsidP="00591273">
            <w:pPr>
              <w:spacing w:before="120" w:after="120"/>
            </w:pPr>
            <w:r w:rsidRPr="00591273">
              <w:t>SHAPEIT2</w:t>
            </w:r>
          </w:p>
        </w:tc>
        <w:tc>
          <w:tcPr>
            <w:tcW w:w="0" w:type="auto"/>
            <w:vAlign w:val="center"/>
            <w:hideMark/>
          </w:tcPr>
          <w:p w14:paraId="3B34E84F" w14:textId="1BFFC194" w:rsidR="00591273" w:rsidRPr="00591273" w:rsidRDefault="00591273" w:rsidP="00591273">
            <w:pPr>
              <w:spacing w:before="120" w:after="120"/>
            </w:pPr>
            <w:r w:rsidRPr="00591273">
              <w:t>[</w:t>
            </w:r>
            <w:ins w:id="161" w:author="Thaker, Vidhu V." w:date="2026-03-23T05:20:00Z" w16du:dateUtc="2026-03-23T09:20:00Z">
              <w:r w:rsidR="003F24AB">
                <w:t xml:space="preserve"> </w:t>
              </w:r>
            </w:ins>
            <w:r w:rsidRPr="00591273">
              <w:t>]</w:t>
            </w:r>
          </w:p>
        </w:tc>
        <w:tc>
          <w:tcPr>
            <w:tcW w:w="0" w:type="auto"/>
            <w:vAlign w:val="center"/>
            <w:hideMark/>
          </w:tcPr>
          <w:p w14:paraId="77C0F730" w14:textId="3768E522" w:rsidR="00591273" w:rsidRPr="00591273" w:rsidRDefault="00591273" w:rsidP="00591273">
            <w:pPr>
              <w:spacing w:before="120" w:after="120"/>
            </w:pPr>
            <w:r w:rsidRPr="00591273">
              <w:t>[</w:t>
            </w:r>
            <w:ins w:id="162" w:author="Thaker, Vidhu V." w:date="2026-03-23T05:21:00Z" w16du:dateUtc="2026-03-23T09:21:00Z">
              <w:r w:rsidR="003F24AB">
                <w:t xml:space="preserve"> </w:t>
              </w:r>
            </w:ins>
            <w:r w:rsidRPr="00591273">
              <w:t>]</w:t>
            </w:r>
          </w:p>
        </w:tc>
      </w:tr>
      <w:tr w:rsidR="00591273" w:rsidRPr="00591273" w14:paraId="5222B072" w14:textId="77777777">
        <w:trPr>
          <w:tblCellSpacing w:w="15" w:type="dxa"/>
        </w:trPr>
        <w:tc>
          <w:tcPr>
            <w:tcW w:w="0" w:type="auto"/>
            <w:vAlign w:val="center"/>
            <w:hideMark/>
          </w:tcPr>
          <w:p w14:paraId="33D82132" w14:textId="77777777" w:rsidR="00591273" w:rsidRPr="00591273" w:rsidRDefault="00591273" w:rsidP="00591273">
            <w:pPr>
              <w:spacing w:before="120" w:after="120"/>
            </w:pPr>
            <w:r w:rsidRPr="00591273">
              <w:t>IMPUTE2</w:t>
            </w:r>
          </w:p>
        </w:tc>
        <w:tc>
          <w:tcPr>
            <w:tcW w:w="0" w:type="auto"/>
            <w:vAlign w:val="center"/>
            <w:hideMark/>
          </w:tcPr>
          <w:p w14:paraId="057E42A6" w14:textId="2EA6F3B1" w:rsidR="00591273" w:rsidRPr="00591273" w:rsidRDefault="00591273" w:rsidP="00591273">
            <w:pPr>
              <w:spacing w:before="120" w:after="120"/>
            </w:pPr>
            <w:r w:rsidRPr="00591273">
              <w:t>[</w:t>
            </w:r>
            <w:ins w:id="163" w:author="Thaker, Vidhu V." w:date="2026-03-23T05:21:00Z" w16du:dateUtc="2026-03-23T09:21:00Z">
              <w:r w:rsidR="003F24AB">
                <w:t xml:space="preserve"> </w:t>
              </w:r>
            </w:ins>
            <w:r w:rsidRPr="00591273">
              <w:t>]</w:t>
            </w:r>
          </w:p>
        </w:tc>
        <w:tc>
          <w:tcPr>
            <w:tcW w:w="0" w:type="auto"/>
            <w:vAlign w:val="center"/>
            <w:hideMark/>
          </w:tcPr>
          <w:p w14:paraId="57CF98B8" w14:textId="5B819E3E" w:rsidR="00591273" w:rsidRPr="00591273" w:rsidRDefault="00591273" w:rsidP="00591273">
            <w:pPr>
              <w:spacing w:before="120" w:after="120"/>
            </w:pPr>
            <w:r w:rsidRPr="00591273">
              <w:t>[</w:t>
            </w:r>
            <w:ins w:id="164" w:author="Thaker, Vidhu V." w:date="2026-03-23T05:21:00Z" w16du:dateUtc="2026-03-23T09:21:00Z">
              <w:r w:rsidR="003F24AB">
                <w:t xml:space="preserve"> </w:t>
              </w:r>
            </w:ins>
            <w:r w:rsidRPr="00591273">
              <w:t>]</w:t>
            </w:r>
          </w:p>
        </w:tc>
      </w:tr>
      <w:tr w:rsidR="00591273" w:rsidRPr="00591273" w14:paraId="04E33F81" w14:textId="77777777">
        <w:trPr>
          <w:tblCellSpacing w:w="15" w:type="dxa"/>
        </w:trPr>
        <w:tc>
          <w:tcPr>
            <w:tcW w:w="0" w:type="auto"/>
            <w:vAlign w:val="center"/>
            <w:hideMark/>
          </w:tcPr>
          <w:p w14:paraId="17D7EAF2" w14:textId="77777777" w:rsidR="00591273" w:rsidRPr="00591273" w:rsidRDefault="00591273" w:rsidP="00591273">
            <w:pPr>
              <w:spacing w:before="120" w:after="120"/>
            </w:pPr>
            <w:r w:rsidRPr="00591273">
              <w:t>EIGENSOFT / SMARTPCA</w:t>
            </w:r>
          </w:p>
        </w:tc>
        <w:tc>
          <w:tcPr>
            <w:tcW w:w="0" w:type="auto"/>
            <w:vAlign w:val="center"/>
            <w:hideMark/>
          </w:tcPr>
          <w:p w14:paraId="515CFE1C" w14:textId="33A7D558" w:rsidR="00591273" w:rsidRPr="00591273" w:rsidRDefault="00591273" w:rsidP="00591273">
            <w:pPr>
              <w:spacing w:before="120" w:after="120"/>
            </w:pPr>
            <w:r w:rsidRPr="00591273">
              <w:t>[</w:t>
            </w:r>
            <w:ins w:id="165" w:author="Thaker, Vidhu V." w:date="2026-03-23T05:21:00Z" w16du:dateUtc="2026-03-23T09:21:00Z">
              <w:r w:rsidR="003F24AB">
                <w:t xml:space="preserve"> </w:t>
              </w:r>
            </w:ins>
            <w:r w:rsidRPr="00591273">
              <w:t>]</w:t>
            </w:r>
          </w:p>
        </w:tc>
        <w:tc>
          <w:tcPr>
            <w:tcW w:w="0" w:type="auto"/>
            <w:vAlign w:val="center"/>
            <w:hideMark/>
          </w:tcPr>
          <w:p w14:paraId="778D5AD9" w14:textId="243E080D" w:rsidR="00591273" w:rsidRPr="00591273" w:rsidRDefault="00591273" w:rsidP="00591273">
            <w:pPr>
              <w:spacing w:before="120" w:after="120"/>
            </w:pPr>
            <w:r w:rsidRPr="00591273">
              <w:t>[</w:t>
            </w:r>
            <w:ins w:id="166" w:author="Thaker, Vidhu V." w:date="2026-03-23T05:21:00Z" w16du:dateUtc="2026-03-23T09:21:00Z">
              <w:r w:rsidR="003F24AB">
                <w:t xml:space="preserve"> </w:t>
              </w:r>
            </w:ins>
            <w:r w:rsidRPr="00591273">
              <w:t>]</w:t>
            </w:r>
          </w:p>
        </w:tc>
      </w:tr>
      <w:tr w:rsidR="00591273" w:rsidRPr="00591273" w14:paraId="3397ECBE" w14:textId="77777777">
        <w:trPr>
          <w:tblCellSpacing w:w="15" w:type="dxa"/>
        </w:trPr>
        <w:tc>
          <w:tcPr>
            <w:tcW w:w="0" w:type="auto"/>
            <w:vAlign w:val="center"/>
            <w:hideMark/>
          </w:tcPr>
          <w:p w14:paraId="1D07F754" w14:textId="77777777" w:rsidR="00591273" w:rsidRPr="00591273" w:rsidRDefault="00591273" w:rsidP="00591273">
            <w:pPr>
              <w:spacing w:before="120" w:after="120"/>
            </w:pPr>
            <w:proofErr w:type="spellStart"/>
            <w:r w:rsidRPr="00591273">
              <w:lastRenderedPageBreak/>
              <w:t>LocusZoom</w:t>
            </w:r>
            <w:proofErr w:type="spellEnd"/>
          </w:p>
        </w:tc>
        <w:tc>
          <w:tcPr>
            <w:tcW w:w="0" w:type="auto"/>
            <w:vAlign w:val="center"/>
            <w:hideMark/>
          </w:tcPr>
          <w:p w14:paraId="55A82596" w14:textId="77777777" w:rsidR="00591273" w:rsidRPr="00591273" w:rsidRDefault="00591273" w:rsidP="00591273">
            <w:pPr>
              <w:spacing w:before="120" w:after="120"/>
            </w:pPr>
            <w:r w:rsidRPr="00591273">
              <w:t>University of Michigan</w:t>
            </w:r>
          </w:p>
        </w:tc>
        <w:tc>
          <w:tcPr>
            <w:tcW w:w="0" w:type="auto"/>
            <w:vAlign w:val="center"/>
            <w:hideMark/>
          </w:tcPr>
          <w:p w14:paraId="2EB6BDB1" w14:textId="77777777" w:rsidR="00591273" w:rsidRPr="00591273" w:rsidRDefault="00591273" w:rsidP="00591273">
            <w:pPr>
              <w:spacing w:before="120" w:after="120"/>
            </w:pPr>
            <w:r w:rsidRPr="00591273">
              <w:t>RRID:SCR_017374</w:t>
            </w:r>
          </w:p>
        </w:tc>
      </w:tr>
      <w:tr w:rsidR="00591273" w:rsidRPr="00591273" w14:paraId="3182683E" w14:textId="77777777">
        <w:trPr>
          <w:tblCellSpacing w:w="15" w:type="dxa"/>
        </w:trPr>
        <w:tc>
          <w:tcPr>
            <w:tcW w:w="0" w:type="auto"/>
            <w:vAlign w:val="center"/>
            <w:hideMark/>
          </w:tcPr>
          <w:p w14:paraId="66620CC3" w14:textId="77777777" w:rsidR="00591273" w:rsidRPr="00591273" w:rsidRDefault="00591273" w:rsidP="00591273">
            <w:pPr>
              <w:spacing w:before="120" w:after="120"/>
            </w:pPr>
            <w:r w:rsidRPr="00591273">
              <w:rPr>
                <w:rStyle w:val="Strong"/>
                <w:rFonts w:eastAsiaTheme="majorEastAsia"/>
              </w:rPr>
              <w:t>Critical commercial assays</w:t>
            </w:r>
          </w:p>
        </w:tc>
        <w:tc>
          <w:tcPr>
            <w:tcW w:w="0" w:type="auto"/>
            <w:vAlign w:val="center"/>
            <w:hideMark/>
          </w:tcPr>
          <w:p w14:paraId="5A908994" w14:textId="77777777" w:rsidR="00591273" w:rsidRPr="00591273" w:rsidRDefault="00591273" w:rsidP="00591273">
            <w:pPr>
              <w:spacing w:before="120" w:after="120"/>
            </w:pPr>
          </w:p>
        </w:tc>
        <w:tc>
          <w:tcPr>
            <w:tcW w:w="0" w:type="auto"/>
            <w:vAlign w:val="center"/>
            <w:hideMark/>
          </w:tcPr>
          <w:p w14:paraId="75FACC74" w14:textId="77777777" w:rsidR="00591273" w:rsidRPr="00591273" w:rsidRDefault="00591273" w:rsidP="00591273">
            <w:pPr>
              <w:spacing w:before="120" w:after="120"/>
            </w:pPr>
          </w:p>
        </w:tc>
      </w:tr>
      <w:tr w:rsidR="00591273" w:rsidRPr="00591273" w14:paraId="205AAEC4" w14:textId="77777777">
        <w:trPr>
          <w:tblCellSpacing w:w="15" w:type="dxa"/>
        </w:trPr>
        <w:tc>
          <w:tcPr>
            <w:tcW w:w="0" w:type="auto"/>
            <w:vAlign w:val="center"/>
            <w:hideMark/>
          </w:tcPr>
          <w:p w14:paraId="72E5CDCA" w14:textId="77777777" w:rsidR="00591273" w:rsidRPr="00591273" w:rsidRDefault="00591273" w:rsidP="00591273">
            <w:pPr>
              <w:spacing w:before="120" w:after="120"/>
            </w:pPr>
            <w:r w:rsidRPr="00591273">
              <w:t xml:space="preserve">Q </w:t>
            </w:r>
            <w:proofErr w:type="spellStart"/>
            <w:r w:rsidRPr="00591273">
              <w:t>Exactive</w:t>
            </w:r>
            <w:proofErr w:type="spellEnd"/>
            <w:r w:rsidRPr="00591273">
              <w:t xml:space="preserve"> LC-MS</w:t>
            </w:r>
          </w:p>
        </w:tc>
        <w:tc>
          <w:tcPr>
            <w:tcW w:w="0" w:type="auto"/>
            <w:vAlign w:val="center"/>
            <w:hideMark/>
          </w:tcPr>
          <w:p w14:paraId="7514B238" w14:textId="77777777" w:rsidR="00591273" w:rsidRPr="00591273" w:rsidRDefault="00591273" w:rsidP="00591273">
            <w:pPr>
              <w:spacing w:before="120" w:after="120"/>
            </w:pPr>
            <w:proofErr w:type="spellStart"/>
            <w:r w:rsidRPr="00591273">
              <w:t>Thermo</w:t>
            </w:r>
            <w:proofErr w:type="spellEnd"/>
            <w:r w:rsidRPr="00591273">
              <w:t xml:space="preserve"> Scientific</w:t>
            </w:r>
          </w:p>
        </w:tc>
        <w:tc>
          <w:tcPr>
            <w:tcW w:w="0" w:type="auto"/>
            <w:vAlign w:val="center"/>
            <w:hideMark/>
          </w:tcPr>
          <w:p w14:paraId="36060781" w14:textId="0D9DBADE" w:rsidR="00591273" w:rsidRPr="00591273" w:rsidRDefault="00591273" w:rsidP="00591273">
            <w:pPr>
              <w:spacing w:before="120" w:after="120"/>
            </w:pPr>
            <w:r w:rsidRPr="00591273">
              <w:t>[Cat#]</w:t>
            </w:r>
          </w:p>
        </w:tc>
      </w:tr>
      <w:tr w:rsidR="00591273" w:rsidRPr="00591273" w14:paraId="33E282C7" w14:textId="77777777">
        <w:trPr>
          <w:tblCellSpacing w:w="15" w:type="dxa"/>
        </w:trPr>
        <w:tc>
          <w:tcPr>
            <w:tcW w:w="0" w:type="auto"/>
            <w:vAlign w:val="center"/>
            <w:hideMark/>
          </w:tcPr>
          <w:p w14:paraId="51EF52F1" w14:textId="77777777" w:rsidR="00591273" w:rsidRPr="00591273" w:rsidRDefault="00591273" w:rsidP="00591273">
            <w:pPr>
              <w:spacing w:before="120" w:after="120"/>
            </w:pPr>
            <w:r w:rsidRPr="00591273">
              <w:rPr>
                <w:rStyle w:val="Strong"/>
                <w:rFonts w:eastAsiaTheme="majorEastAsia"/>
              </w:rPr>
              <w:t>Other</w:t>
            </w:r>
          </w:p>
        </w:tc>
        <w:tc>
          <w:tcPr>
            <w:tcW w:w="0" w:type="auto"/>
            <w:vAlign w:val="center"/>
            <w:hideMark/>
          </w:tcPr>
          <w:p w14:paraId="654DDB2A" w14:textId="77777777" w:rsidR="00591273" w:rsidRPr="00591273" w:rsidRDefault="00591273" w:rsidP="00591273">
            <w:pPr>
              <w:spacing w:before="120" w:after="120"/>
            </w:pPr>
          </w:p>
        </w:tc>
        <w:tc>
          <w:tcPr>
            <w:tcW w:w="0" w:type="auto"/>
            <w:vAlign w:val="center"/>
            <w:hideMark/>
          </w:tcPr>
          <w:p w14:paraId="76DDBE82" w14:textId="77777777" w:rsidR="00591273" w:rsidRPr="00591273" w:rsidRDefault="00591273" w:rsidP="00591273">
            <w:pPr>
              <w:spacing w:before="120" w:after="120"/>
            </w:pPr>
          </w:p>
        </w:tc>
      </w:tr>
      <w:tr w:rsidR="00591273" w:rsidRPr="00591273" w14:paraId="4DAEB059" w14:textId="77777777">
        <w:trPr>
          <w:tblCellSpacing w:w="15" w:type="dxa"/>
        </w:trPr>
        <w:tc>
          <w:tcPr>
            <w:tcW w:w="0" w:type="auto"/>
            <w:vAlign w:val="center"/>
            <w:hideMark/>
          </w:tcPr>
          <w:p w14:paraId="13BFE862" w14:textId="77777777" w:rsidR="00591273" w:rsidRPr="00591273" w:rsidRDefault="00591273" w:rsidP="00591273">
            <w:pPr>
              <w:spacing w:before="120" w:after="120"/>
            </w:pPr>
            <w:r w:rsidRPr="00591273">
              <w:t>1000 Genomes Phase 1 v3 reference panel</w:t>
            </w:r>
          </w:p>
        </w:tc>
        <w:tc>
          <w:tcPr>
            <w:tcW w:w="0" w:type="auto"/>
            <w:vAlign w:val="center"/>
            <w:hideMark/>
          </w:tcPr>
          <w:p w14:paraId="4442B425" w14:textId="77777777" w:rsidR="00591273" w:rsidRPr="00591273" w:rsidRDefault="00591273" w:rsidP="00591273">
            <w:pPr>
              <w:spacing w:before="120" w:after="120"/>
            </w:pPr>
            <w:r w:rsidRPr="00591273">
              <w:t>1000 Genomes Consortium</w:t>
            </w:r>
          </w:p>
        </w:tc>
        <w:tc>
          <w:tcPr>
            <w:tcW w:w="0" w:type="auto"/>
            <w:vAlign w:val="center"/>
            <w:hideMark/>
          </w:tcPr>
          <w:p w14:paraId="4E05C04A" w14:textId="533FA054" w:rsidR="00591273" w:rsidRPr="00591273" w:rsidRDefault="00591273" w:rsidP="00591273">
            <w:pPr>
              <w:spacing w:before="120" w:after="120"/>
            </w:pPr>
            <w:r w:rsidRPr="00591273">
              <w:t>[</w:t>
            </w:r>
            <w:ins w:id="167" w:author="Thaker, Vidhu V." w:date="2026-03-23T05:20:00Z" w16du:dateUtc="2026-03-23T09:20:00Z">
              <w:r w:rsidR="003F24AB">
                <w:t xml:space="preserve"> </w:t>
              </w:r>
            </w:ins>
            <w:r w:rsidRPr="00591273">
              <w:t>]</w:t>
            </w:r>
          </w:p>
        </w:tc>
      </w:tr>
      <w:tr w:rsidR="00591273" w:rsidRPr="00591273" w14:paraId="7F88CFE2" w14:textId="77777777">
        <w:trPr>
          <w:tblCellSpacing w:w="15" w:type="dxa"/>
        </w:trPr>
        <w:tc>
          <w:tcPr>
            <w:tcW w:w="0" w:type="auto"/>
            <w:vAlign w:val="center"/>
            <w:hideMark/>
          </w:tcPr>
          <w:p w14:paraId="41B01B87" w14:textId="77777777" w:rsidR="00591273" w:rsidRPr="00591273" w:rsidRDefault="00591273" w:rsidP="00591273">
            <w:pPr>
              <w:spacing w:before="120" w:after="120"/>
            </w:pPr>
            <w:r w:rsidRPr="00591273">
              <w:t xml:space="preserve">Analysis code for </w:t>
            </w:r>
            <w:proofErr w:type="spellStart"/>
            <w:r w:rsidRPr="00591273">
              <w:t>MetRS</w:t>
            </w:r>
            <w:proofErr w:type="spellEnd"/>
            <w:r w:rsidRPr="00591273">
              <w:t xml:space="preserve"> and GWAS</w:t>
            </w:r>
          </w:p>
        </w:tc>
        <w:tc>
          <w:tcPr>
            <w:tcW w:w="0" w:type="auto"/>
            <w:vAlign w:val="center"/>
            <w:hideMark/>
          </w:tcPr>
          <w:p w14:paraId="1C1CD1AD" w14:textId="77777777" w:rsidR="00591273" w:rsidRPr="00591273" w:rsidRDefault="00591273" w:rsidP="00591273">
            <w:pPr>
              <w:spacing w:before="120" w:after="120"/>
            </w:pPr>
            <w:r w:rsidRPr="00591273">
              <w:t>This study</w:t>
            </w:r>
          </w:p>
        </w:tc>
        <w:tc>
          <w:tcPr>
            <w:tcW w:w="0" w:type="auto"/>
            <w:vAlign w:val="center"/>
            <w:hideMark/>
          </w:tcPr>
          <w:p w14:paraId="18A4A634" w14:textId="02190B8E" w:rsidR="00591273" w:rsidRPr="00591273" w:rsidRDefault="00591273" w:rsidP="00591273">
            <w:pPr>
              <w:spacing w:before="120" w:after="120"/>
            </w:pPr>
            <w:r w:rsidRPr="00591273">
              <w:t>[</w:t>
            </w:r>
            <w:ins w:id="168" w:author="Thaker, Vidhu V." w:date="2026-03-23T05:20:00Z" w16du:dateUtc="2026-03-23T09:20:00Z">
              <w:r w:rsidR="003F24AB">
                <w:t xml:space="preserve">? </w:t>
              </w:r>
            </w:ins>
            <w:r w:rsidRPr="00591273">
              <w:t>GitHub/</w:t>
            </w:r>
            <w:proofErr w:type="spellStart"/>
            <w:r w:rsidRPr="00591273">
              <w:t>Zenodo</w:t>
            </w:r>
            <w:proofErr w:type="spellEnd"/>
            <w:r w:rsidRPr="00591273">
              <w:t xml:space="preserve"> DOI]</w:t>
            </w:r>
          </w:p>
        </w:tc>
      </w:tr>
    </w:tbl>
    <w:p w14:paraId="0A9DE3A1" w14:textId="15224B84" w:rsidR="00276A1F" w:rsidRDefault="009C44EB">
      <w:pPr>
        <w:rPr>
          <w:rFonts w:ascii="Aptos" w:hAnsi="Aptos"/>
        </w:rPr>
      </w:pPr>
      <w:r>
        <w:rPr>
          <w:u w:val="single"/>
        </w:rPr>
        <w:br w:type="page"/>
      </w:r>
    </w:p>
    <w:p w14:paraId="67296365" w14:textId="77777777" w:rsidR="003114D9" w:rsidRPr="003114D9" w:rsidRDefault="00F95A73" w:rsidP="003114D9">
      <w:pPr>
        <w:pStyle w:val="EndNoteBibliographyTitle"/>
        <w:rPr>
          <w:b/>
          <w:noProof/>
        </w:rPr>
      </w:pPr>
      <w:r w:rsidRPr="004E19D7">
        <w:lastRenderedPageBreak/>
        <w:fldChar w:fldCharType="begin"/>
      </w:r>
      <w:r w:rsidRPr="004E19D7">
        <w:instrText xml:space="preserve"> ADDIN EN.REFLIST </w:instrText>
      </w:r>
      <w:r w:rsidRPr="004E19D7">
        <w:fldChar w:fldCharType="separate"/>
      </w:r>
      <w:r w:rsidR="003114D9" w:rsidRPr="003114D9">
        <w:rPr>
          <w:b/>
          <w:noProof/>
        </w:rPr>
        <w:t>References</w:t>
      </w:r>
    </w:p>
    <w:p w14:paraId="0A8DC8F0" w14:textId="77777777" w:rsidR="003114D9" w:rsidRPr="003114D9" w:rsidRDefault="003114D9" w:rsidP="003114D9">
      <w:pPr>
        <w:pStyle w:val="EndNoteBibliographyTitle"/>
        <w:rPr>
          <w:b/>
          <w:noProof/>
        </w:rPr>
      </w:pPr>
    </w:p>
    <w:p w14:paraId="4AAEF6AF" w14:textId="77777777" w:rsidR="003114D9" w:rsidRPr="003114D9" w:rsidRDefault="003114D9" w:rsidP="003114D9">
      <w:pPr>
        <w:pStyle w:val="EndNoteBibliography"/>
        <w:ind w:left="720" w:hanging="720"/>
        <w:rPr>
          <w:noProof/>
        </w:rPr>
      </w:pPr>
      <w:r w:rsidRPr="003114D9">
        <w:rPr>
          <w:noProof/>
        </w:rPr>
        <w:t>1.</w:t>
      </w:r>
      <w:r w:rsidRPr="003114D9">
        <w:rPr>
          <w:noProof/>
        </w:rPr>
        <w:tab/>
        <w:t>Berg, S., Stickle, H., Rose, S.J., and Nemec, E.C. (2025). Discontinuing glucagon-like peptide-1 receptor agonists and body habitus: A systematic review and meta-analysis. Obes Rev, e13929. 10.1111/obr.13929.</w:t>
      </w:r>
    </w:p>
    <w:p w14:paraId="683FB5CC" w14:textId="77777777" w:rsidR="003114D9" w:rsidRPr="003114D9" w:rsidRDefault="003114D9" w:rsidP="003114D9">
      <w:pPr>
        <w:pStyle w:val="EndNoteBibliography"/>
        <w:ind w:left="720" w:hanging="720"/>
        <w:rPr>
          <w:noProof/>
        </w:rPr>
      </w:pPr>
      <w:r w:rsidRPr="003114D9">
        <w:rPr>
          <w:noProof/>
        </w:rPr>
        <w:t>2.</w:t>
      </w:r>
      <w:r w:rsidRPr="003114D9">
        <w:rPr>
          <w:noProof/>
        </w:rPr>
        <w:tab/>
        <w:t xml:space="preserve">Dicker, D., Sagy, Y.W., Ramot, N., Battat, E., Greenland, P., Arbel, R., Lavie, G., and Reges, O. (2024). Bariatric Metabolic Surgery vs Glucagon-Like Peptide-1 Receptor Agonists and Mortality. JAMA Netw Open </w:t>
      </w:r>
      <w:r w:rsidRPr="003114D9">
        <w:rPr>
          <w:i/>
          <w:noProof/>
        </w:rPr>
        <w:t>7</w:t>
      </w:r>
      <w:r w:rsidRPr="003114D9">
        <w:rPr>
          <w:noProof/>
        </w:rPr>
        <w:t>, e2415392. 10.1001/jamanetworkopen.2024.15392.</w:t>
      </w:r>
    </w:p>
    <w:p w14:paraId="5ADAD723" w14:textId="77777777" w:rsidR="003114D9" w:rsidRPr="003114D9" w:rsidRDefault="003114D9" w:rsidP="003114D9">
      <w:pPr>
        <w:pStyle w:val="EndNoteBibliography"/>
        <w:ind w:left="720" w:hanging="720"/>
        <w:rPr>
          <w:noProof/>
        </w:rPr>
      </w:pPr>
      <w:r w:rsidRPr="003114D9">
        <w:rPr>
          <w:noProof/>
        </w:rPr>
        <w:t>3.</w:t>
      </w:r>
      <w:r w:rsidRPr="003114D9">
        <w:rPr>
          <w:noProof/>
        </w:rPr>
        <w:tab/>
        <w:t xml:space="preserve">Elmaleh-Sachs, A., Schwartz, J.L., Bramante, C.T., Nicklas, J.M., Gudzune, K.A., and Jay, M. (2023). Obesity Management in Adults: A Review. Jama </w:t>
      </w:r>
      <w:r w:rsidRPr="003114D9">
        <w:rPr>
          <w:i/>
          <w:noProof/>
        </w:rPr>
        <w:t>330</w:t>
      </w:r>
      <w:r w:rsidRPr="003114D9">
        <w:rPr>
          <w:noProof/>
        </w:rPr>
        <w:t>, 2000–2015. 10.1001/jama.2023.19897.</w:t>
      </w:r>
    </w:p>
    <w:p w14:paraId="7FE46A1B" w14:textId="77777777" w:rsidR="003114D9" w:rsidRPr="003114D9" w:rsidRDefault="003114D9" w:rsidP="003114D9">
      <w:pPr>
        <w:pStyle w:val="EndNoteBibliography"/>
        <w:ind w:left="720" w:hanging="720"/>
        <w:rPr>
          <w:noProof/>
        </w:rPr>
      </w:pPr>
      <w:r w:rsidRPr="003114D9">
        <w:rPr>
          <w:noProof/>
        </w:rPr>
        <w:t>4.</w:t>
      </w:r>
      <w:r w:rsidRPr="003114D9">
        <w:rPr>
          <w:noProof/>
        </w:rPr>
        <w:tab/>
        <w:t xml:space="preserve">Klair, N., Patel, U., Saxena, A., Patel, D., Ayesha, I.E., Monson, N.R., and Ramphall, S. (2023). What Is Best for Weight Loss? A Comparative Review of the Safety and Efficacy of Bariatric Surgery Versus Glucagon-Like Peptide-1 Analogue. Cureus </w:t>
      </w:r>
      <w:r w:rsidRPr="003114D9">
        <w:rPr>
          <w:i/>
          <w:noProof/>
        </w:rPr>
        <w:t>15</w:t>
      </w:r>
      <w:r w:rsidRPr="003114D9">
        <w:rPr>
          <w:noProof/>
        </w:rPr>
        <w:t>, e46197. 10.7759/cureus.46197.</w:t>
      </w:r>
    </w:p>
    <w:p w14:paraId="68A01E8D" w14:textId="77777777" w:rsidR="003114D9" w:rsidRPr="003114D9" w:rsidRDefault="003114D9" w:rsidP="003114D9">
      <w:pPr>
        <w:pStyle w:val="EndNoteBibliography"/>
        <w:ind w:left="720" w:hanging="720"/>
        <w:rPr>
          <w:noProof/>
        </w:rPr>
      </w:pPr>
      <w:r w:rsidRPr="003114D9">
        <w:rPr>
          <w:noProof/>
        </w:rPr>
        <w:t>5.</w:t>
      </w:r>
      <w:r w:rsidRPr="003114D9">
        <w:rPr>
          <w:noProof/>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sidRPr="003114D9">
        <w:rPr>
          <w:i/>
          <w:noProof/>
        </w:rPr>
        <w:t>20</w:t>
      </w:r>
      <w:r w:rsidRPr="003114D9">
        <w:rPr>
          <w:noProof/>
        </w:rPr>
        <w:t>, 425–431. 10.1016/j.soard.2024.01.012.</w:t>
      </w:r>
    </w:p>
    <w:p w14:paraId="0B566D1C" w14:textId="77777777" w:rsidR="003114D9" w:rsidRPr="003114D9" w:rsidRDefault="003114D9" w:rsidP="003114D9">
      <w:pPr>
        <w:pStyle w:val="EndNoteBibliography"/>
        <w:ind w:left="720" w:hanging="720"/>
        <w:rPr>
          <w:noProof/>
        </w:rPr>
      </w:pPr>
      <w:r w:rsidRPr="003114D9">
        <w:rPr>
          <w:noProof/>
        </w:rPr>
        <w:t>6.</w:t>
      </w:r>
      <w:r w:rsidRPr="003114D9">
        <w:rPr>
          <w:noProof/>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sidRPr="003114D9">
        <w:rPr>
          <w:i/>
          <w:noProof/>
        </w:rPr>
        <w:t>164</w:t>
      </w:r>
      <w:r w:rsidRPr="003114D9">
        <w:rPr>
          <w:noProof/>
        </w:rPr>
        <w:t>, 774–783. 10.1016/j.surg.2018.06.008.</w:t>
      </w:r>
    </w:p>
    <w:p w14:paraId="7212DB73" w14:textId="77777777" w:rsidR="003114D9" w:rsidRPr="003114D9" w:rsidRDefault="003114D9" w:rsidP="003114D9">
      <w:pPr>
        <w:pStyle w:val="EndNoteBibliography"/>
        <w:ind w:left="720" w:hanging="720"/>
        <w:rPr>
          <w:noProof/>
        </w:rPr>
      </w:pPr>
      <w:r w:rsidRPr="003114D9">
        <w:rPr>
          <w:noProof/>
        </w:rPr>
        <w:t>7.</w:t>
      </w:r>
      <w:r w:rsidRPr="003114D9">
        <w:rPr>
          <w:noProof/>
        </w:rPr>
        <w:tab/>
        <w:t xml:space="preserve">English, W.J., Spann, M.D., Aher, C.V., and Williams, D.B. (2020). Cardiovascular risk reduction following metabolic and bariatric surgery. Ann Transl Med </w:t>
      </w:r>
      <w:r w:rsidRPr="003114D9">
        <w:rPr>
          <w:i/>
          <w:noProof/>
        </w:rPr>
        <w:t>8</w:t>
      </w:r>
      <w:r w:rsidRPr="003114D9">
        <w:rPr>
          <w:noProof/>
        </w:rPr>
        <w:t>, S12. 10.21037/atm.2020.01.88.</w:t>
      </w:r>
    </w:p>
    <w:p w14:paraId="4DFBFEF0" w14:textId="77777777" w:rsidR="003114D9" w:rsidRPr="003114D9" w:rsidRDefault="003114D9" w:rsidP="003114D9">
      <w:pPr>
        <w:pStyle w:val="EndNoteBibliography"/>
        <w:ind w:left="720" w:hanging="720"/>
        <w:rPr>
          <w:noProof/>
        </w:rPr>
      </w:pPr>
      <w:r w:rsidRPr="003114D9">
        <w:rPr>
          <w:noProof/>
        </w:rPr>
        <w:t>8.</w:t>
      </w:r>
      <w:r w:rsidRPr="003114D9">
        <w:rPr>
          <w:noProof/>
        </w:rPr>
        <w:tab/>
        <w:t xml:space="preserve">Sharples, A.J., and Mahawar, K. (2020). Systematic Review and Meta-Analysis of Randomised Controlled Trials Comparing Long-Term Outcomes of Roux-En-Y Gastric Bypass and Sleeve Gastrectomy. Obes Surg </w:t>
      </w:r>
      <w:r w:rsidRPr="003114D9">
        <w:rPr>
          <w:i/>
          <w:noProof/>
        </w:rPr>
        <w:t>30</w:t>
      </w:r>
      <w:r w:rsidRPr="003114D9">
        <w:rPr>
          <w:noProof/>
        </w:rPr>
        <w:t>, 664–672. 10.1007/s11695-019-04235-2.</w:t>
      </w:r>
    </w:p>
    <w:p w14:paraId="65E7F3F5" w14:textId="77777777" w:rsidR="003114D9" w:rsidRPr="003114D9" w:rsidRDefault="003114D9" w:rsidP="003114D9">
      <w:pPr>
        <w:pStyle w:val="EndNoteBibliography"/>
        <w:ind w:left="720" w:hanging="720"/>
        <w:rPr>
          <w:noProof/>
        </w:rPr>
      </w:pPr>
      <w:r w:rsidRPr="003114D9">
        <w:rPr>
          <w:noProof/>
        </w:rPr>
        <w:t>9.</w:t>
      </w:r>
      <w:r w:rsidRPr="003114D9">
        <w:rPr>
          <w:noProof/>
        </w:rPr>
        <w:tab/>
        <w:t xml:space="preserve">Courcoulas, A.P., Christian, N.J., Belle, S.H., Berk, P.D., Flum, D.R., Garcia, L., Horlick, M., Kalarchian, M.A., King, W.C., Mitchell, J.E., et al. (2013). Weight change and health outcomes at 3 years after bariatric surgery among individuals with severe obesity. Jama </w:t>
      </w:r>
      <w:r w:rsidRPr="003114D9">
        <w:rPr>
          <w:i/>
          <w:noProof/>
        </w:rPr>
        <w:t>310</w:t>
      </w:r>
      <w:r w:rsidRPr="003114D9">
        <w:rPr>
          <w:noProof/>
        </w:rPr>
        <w:t>, 2416–2425. 10.1001/jama.2013.280928.</w:t>
      </w:r>
    </w:p>
    <w:p w14:paraId="162C829E" w14:textId="77777777" w:rsidR="003114D9" w:rsidRPr="003114D9" w:rsidRDefault="003114D9" w:rsidP="003114D9">
      <w:pPr>
        <w:pStyle w:val="EndNoteBibliography"/>
        <w:ind w:left="720" w:hanging="720"/>
        <w:rPr>
          <w:noProof/>
        </w:rPr>
      </w:pPr>
      <w:r w:rsidRPr="003114D9">
        <w:rPr>
          <w:noProof/>
        </w:rPr>
        <w:t>10.</w:t>
      </w:r>
      <w:r w:rsidRPr="003114D9">
        <w:rPr>
          <w:noProof/>
        </w:rPr>
        <w:tab/>
        <w:t xml:space="preserve">Manning, S., Pucci, A., Carter, N.C., Elkalaawy, M., Querci, G., Magno, S., Tamberi, A., Finer, N., Fiennes, A.G., Hashemi, M., et al. (2015). Early postoperative weight loss predicts maximal weight loss after sleeve gastrectomy and Roux-en-Y gastric bypass. Surg Endosc </w:t>
      </w:r>
      <w:r w:rsidRPr="003114D9">
        <w:rPr>
          <w:i/>
          <w:noProof/>
        </w:rPr>
        <w:t>29</w:t>
      </w:r>
      <w:r w:rsidRPr="003114D9">
        <w:rPr>
          <w:noProof/>
        </w:rPr>
        <w:t>, 1484–1491. 10.1007/s00464-014-3829-7.</w:t>
      </w:r>
    </w:p>
    <w:p w14:paraId="390FB8B7" w14:textId="77777777" w:rsidR="003114D9" w:rsidRPr="003114D9" w:rsidRDefault="003114D9" w:rsidP="003114D9">
      <w:pPr>
        <w:pStyle w:val="EndNoteBibliography"/>
        <w:ind w:left="720" w:hanging="720"/>
        <w:rPr>
          <w:noProof/>
        </w:rPr>
      </w:pPr>
      <w:r w:rsidRPr="003114D9">
        <w:rPr>
          <w:noProof/>
        </w:rPr>
        <w:t>11.</w:t>
      </w:r>
      <w:r w:rsidRPr="003114D9">
        <w:rPr>
          <w:noProof/>
        </w:rPr>
        <w:tab/>
        <w:t xml:space="preserve">Lent, M.R., Hu, Y., Benotti, P.N., Petrick, A.T., Wood, G.C., Still, C.D., and Kirchner, H.L. (2018). Demographic, clinical, and behavioral determinants of 7-year weight change trajectories in Roux-en-Y gastric bypass patients. Surg Obes Relat Dis </w:t>
      </w:r>
      <w:r w:rsidRPr="003114D9">
        <w:rPr>
          <w:i/>
          <w:noProof/>
        </w:rPr>
        <w:t>14</w:t>
      </w:r>
      <w:r w:rsidRPr="003114D9">
        <w:rPr>
          <w:noProof/>
        </w:rPr>
        <w:t>, 1680–1685. 10.1016/j.soard.2018.07.023.</w:t>
      </w:r>
    </w:p>
    <w:p w14:paraId="287169F8" w14:textId="77777777" w:rsidR="003114D9" w:rsidRPr="003114D9" w:rsidRDefault="003114D9" w:rsidP="003114D9">
      <w:pPr>
        <w:pStyle w:val="EndNoteBibliography"/>
        <w:ind w:left="720" w:hanging="720"/>
        <w:rPr>
          <w:noProof/>
        </w:rPr>
      </w:pPr>
      <w:r w:rsidRPr="003114D9">
        <w:rPr>
          <w:noProof/>
        </w:rPr>
        <w:t>12.</w:t>
      </w:r>
      <w:r w:rsidRPr="003114D9">
        <w:rPr>
          <w:noProof/>
        </w:rPr>
        <w:tab/>
        <w:t xml:space="preserve">Dent, R., McPherson, R., and Harper, M.E. (2020). Factors affecting weight loss variability in obesity. Metabolism </w:t>
      </w:r>
      <w:r w:rsidRPr="003114D9">
        <w:rPr>
          <w:i/>
          <w:noProof/>
        </w:rPr>
        <w:t>113</w:t>
      </w:r>
      <w:r w:rsidRPr="003114D9">
        <w:rPr>
          <w:noProof/>
        </w:rPr>
        <w:t>, 154388. 10.1016/j.metabol.2020.154388.</w:t>
      </w:r>
    </w:p>
    <w:p w14:paraId="38C72E10" w14:textId="77777777" w:rsidR="003114D9" w:rsidRPr="003114D9" w:rsidRDefault="003114D9" w:rsidP="003114D9">
      <w:pPr>
        <w:pStyle w:val="EndNoteBibliography"/>
        <w:ind w:left="720" w:hanging="720"/>
        <w:rPr>
          <w:noProof/>
        </w:rPr>
      </w:pPr>
      <w:r w:rsidRPr="003114D9">
        <w:rPr>
          <w:noProof/>
        </w:rPr>
        <w:lastRenderedPageBreak/>
        <w:t>13.</w:t>
      </w:r>
      <w:r w:rsidRPr="003114D9">
        <w:rPr>
          <w:noProof/>
        </w:rPr>
        <w:tab/>
        <w:t xml:space="preserve">Giordano, S., and Victorzon, M. (2018). Laparoscopic Roux-En-Y Gastric Bypass in Elderly Patients (60 Years or Older): A Meta-Analysis of Comparative Studies. Scand J Surg </w:t>
      </w:r>
      <w:r w:rsidRPr="003114D9">
        <w:rPr>
          <w:i/>
          <w:noProof/>
        </w:rPr>
        <w:t>107</w:t>
      </w:r>
      <w:r w:rsidRPr="003114D9">
        <w:rPr>
          <w:noProof/>
        </w:rPr>
        <w:t>, 6–13. 10.1177/1457496917731183.</w:t>
      </w:r>
    </w:p>
    <w:p w14:paraId="762027AF" w14:textId="77777777" w:rsidR="003114D9" w:rsidRPr="003114D9" w:rsidRDefault="003114D9" w:rsidP="003114D9">
      <w:pPr>
        <w:pStyle w:val="EndNoteBibliography"/>
        <w:ind w:left="720" w:hanging="720"/>
        <w:rPr>
          <w:noProof/>
        </w:rPr>
      </w:pPr>
      <w:r w:rsidRPr="003114D9">
        <w:rPr>
          <w:noProof/>
        </w:rPr>
        <w:t>14.</w:t>
      </w:r>
      <w:r w:rsidRPr="003114D9">
        <w:rPr>
          <w:noProof/>
        </w:rPr>
        <w:tab/>
        <w:t xml:space="preserve">Admiraal, W.M., Celik, F., Gerdes, V.E., Dallal, R.M., Hoekstra, J.B., and Holleman, F. (2012). Ethnic differences in weight loss and diabetes remission after bariatric surgery: a meta-analysis. Diabetes Care </w:t>
      </w:r>
      <w:r w:rsidRPr="003114D9">
        <w:rPr>
          <w:i/>
          <w:noProof/>
        </w:rPr>
        <w:t>35</w:t>
      </w:r>
      <w:r w:rsidRPr="003114D9">
        <w:rPr>
          <w:noProof/>
        </w:rPr>
        <w:t>, 1951–1958. 10.2337/dc12-0260.</w:t>
      </w:r>
    </w:p>
    <w:p w14:paraId="0CE9E181" w14:textId="77777777" w:rsidR="003114D9" w:rsidRPr="003114D9" w:rsidRDefault="003114D9" w:rsidP="003114D9">
      <w:pPr>
        <w:pStyle w:val="EndNoteBibliography"/>
        <w:ind w:left="720" w:hanging="720"/>
        <w:rPr>
          <w:noProof/>
        </w:rPr>
      </w:pPr>
      <w:r w:rsidRPr="003114D9">
        <w:rPr>
          <w:noProof/>
        </w:rPr>
        <w:t>15.</w:t>
      </w:r>
      <w:r w:rsidRPr="003114D9">
        <w:rPr>
          <w:noProof/>
        </w:rPr>
        <w:tab/>
        <w:t xml:space="preserve">Azar, M., Nikpay, M., Harper, M.E., McPherson, R., and Dent, R. (2016). Can response to dietary restriction predict weight loss after Roux-en-Y gastroplasty? Obesity (Silver Spring) </w:t>
      </w:r>
      <w:r w:rsidRPr="003114D9">
        <w:rPr>
          <w:i/>
          <w:noProof/>
        </w:rPr>
        <w:t>24</w:t>
      </w:r>
      <w:r w:rsidRPr="003114D9">
        <w:rPr>
          <w:noProof/>
        </w:rPr>
        <w:t>, 805–811. 10.1002/oby.21395.</w:t>
      </w:r>
    </w:p>
    <w:p w14:paraId="5C8B6316" w14:textId="77777777" w:rsidR="003114D9" w:rsidRPr="003114D9" w:rsidRDefault="003114D9" w:rsidP="003114D9">
      <w:pPr>
        <w:pStyle w:val="EndNoteBibliography"/>
        <w:ind w:left="720" w:hanging="720"/>
        <w:rPr>
          <w:noProof/>
        </w:rPr>
      </w:pPr>
      <w:r w:rsidRPr="003114D9">
        <w:rPr>
          <w:noProof/>
        </w:rPr>
        <w:t>16.</w:t>
      </w:r>
      <w:r w:rsidRPr="003114D9">
        <w:rPr>
          <w:noProof/>
        </w:rPr>
        <w:tab/>
        <w:t xml:space="preserve">Fennig, U., Snir, A., Halifa-Kurzman, I., Sela, A., Hadas, A., and Fennig, S. (2019). Pre-surgical Weight Loss Predicts Post-surgical Weight Loss Trajectories in Adolescents Enrolled in a Bariatric Program. Obes Surg </w:t>
      </w:r>
      <w:r w:rsidRPr="003114D9">
        <w:rPr>
          <w:i/>
          <w:noProof/>
        </w:rPr>
        <w:t>29</w:t>
      </w:r>
      <w:r w:rsidRPr="003114D9">
        <w:rPr>
          <w:noProof/>
        </w:rPr>
        <w:t>, 1154–1163. 10.1007/s11695-018-03649-8.</w:t>
      </w:r>
    </w:p>
    <w:p w14:paraId="2B5A6D9A" w14:textId="77777777" w:rsidR="003114D9" w:rsidRPr="003114D9" w:rsidRDefault="003114D9" w:rsidP="003114D9">
      <w:pPr>
        <w:pStyle w:val="EndNoteBibliography"/>
        <w:ind w:left="720" w:hanging="720"/>
        <w:rPr>
          <w:noProof/>
        </w:rPr>
      </w:pPr>
      <w:r w:rsidRPr="003114D9">
        <w:rPr>
          <w:noProof/>
        </w:rPr>
        <w:t>17.</w:t>
      </w:r>
      <w:r w:rsidRPr="003114D9">
        <w:rPr>
          <w:noProof/>
        </w:rPr>
        <w:tab/>
        <w:t xml:space="preserve">Livhits, M., Mercado, C., Yermilov, I., Parikh, J.A., Dutson, E., Mehran, A., Ko, C.Y., and Gibbons, M.M. (2012). Preoperative predictors of weight loss following bariatric surgery: systematic review. Obes Surg </w:t>
      </w:r>
      <w:r w:rsidRPr="003114D9">
        <w:rPr>
          <w:i/>
          <w:noProof/>
        </w:rPr>
        <w:t>22</w:t>
      </w:r>
      <w:r w:rsidRPr="003114D9">
        <w:rPr>
          <w:noProof/>
        </w:rPr>
        <w:t>, 70–89. 10.1007/s11695-011-0472-4.</w:t>
      </w:r>
    </w:p>
    <w:p w14:paraId="6943BCB1" w14:textId="77777777" w:rsidR="003114D9" w:rsidRPr="003114D9" w:rsidRDefault="003114D9" w:rsidP="003114D9">
      <w:pPr>
        <w:pStyle w:val="EndNoteBibliography"/>
        <w:ind w:left="720" w:hanging="720"/>
        <w:rPr>
          <w:noProof/>
        </w:rPr>
      </w:pPr>
      <w:r w:rsidRPr="003114D9">
        <w:rPr>
          <w:noProof/>
        </w:rPr>
        <w:t>18.</w:t>
      </w:r>
      <w:r w:rsidRPr="003114D9">
        <w:rPr>
          <w:noProof/>
        </w:rPr>
        <w:tab/>
        <w:t xml:space="preserve">Kourounis, G., Kong, C.Y., Logue, J., and Gibson, S. (2020). Weight loss in adults following bariatric surgery, a systematic review of preoperative behavioural predictors. Clinical Obesity </w:t>
      </w:r>
      <w:r w:rsidRPr="003114D9">
        <w:rPr>
          <w:i/>
          <w:noProof/>
        </w:rPr>
        <w:t>10</w:t>
      </w:r>
      <w:r w:rsidRPr="003114D9">
        <w:rPr>
          <w:noProof/>
        </w:rPr>
        <w:t>. 10.1111/cob.12392.</w:t>
      </w:r>
    </w:p>
    <w:p w14:paraId="51F50A30" w14:textId="77777777" w:rsidR="003114D9" w:rsidRPr="003114D9" w:rsidRDefault="003114D9" w:rsidP="003114D9">
      <w:pPr>
        <w:pStyle w:val="EndNoteBibliography"/>
        <w:ind w:left="720" w:hanging="720"/>
        <w:rPr>
          <w:noProof/>
        </w:rPr>
      </w:pPr>
      <w:r w:rsidRPr="003114D9">
        <w:rPr>
          <w:noProof/>
        </w:rPr>
        <w:t>19.</w:t>
      </w:r>
      <w:r w:rsidRPr="003114D9">
        <w:rPr>
          <w:noProof/>
        </w:rPr>
        <w:tab/>
        <w:t>A, A.-S. (2021). The Future of Bariatric Surgery and Genetics. In Laparoscopic Sleeve Gastrectomy, (Springer,). 10.1007/978-3-030-57373-7_6.</w:t>
      </w:r>
    </w:p>
    <w:p w14:paraId="24355E0B" w14:textId="77777777" w:rsidR="003114D9" w:rsidRPr="003114D9" w:rsidRDefault="003114D9" w:rsidP="003114D9">
      <w:pPr>
        <w:pStyle w:val="EndNoteBibliography"/>
        <w:ind w:left="720" w:hanging="720"/>
        <w:rPr>
          <w:noProof/>
        </w:rPr>
      </w:pPr>
      <w:r w:rsidRPr="003114D9">
        <w:rPr>
          <w:noProof/>
        </w:rPr>
        <w:t>20.</w:t>
      </w:r>
      <w:r w:rsidRPr="003114D9">
        <w:rPr>
          <w:noProof/>
        </w:rPr>
        <w:tab/>
        <w:t xml:space="preserve">Mootha, V.K., and Hirschhorn, J.N. (2010). Inborn variation in metabolism. Nat Genet </w:t>
      </w:r>
      <w:r w:rsidRPr="003114D9">
        <w:rPr>
          <w:i/>
          <w:noProof/>
        </w:rPr>
        <w:t>42</w:t>
      </w:r>
      <w:r w:rsidRPr="003114D9">
        <w:rPr>
          <w:noProof/>
        </w:rPr>
        <w:t>, 97–98. 10.1038/ng0210-97.</w:t>
      </w:r>
    </w:p>
    <w:p w14:paraId="0E3DB4DB" w14:textId="77777777" w:rsidR="003114D9" w:rsidRPr="003114D9" w:rsidRDefault="003114D9" w:rsidP="003114D9">
      <w:pPr>
        <w:pStyle w:val="EndNoteBibliography"/>
        <w:ind w:left="720" w:hanging="720"/>
        <w:rPr>
          <w:noProof/>
        </w:rPr>
      </w:pPr>
      <w:r w:rsidRPr="003114D9">
        <w:rPr>
          <w:noProof/>
        </w:rPr>
        <w:t>21.</w:t>
      </w:r>
      <w:r w:rsidRPr="003114D9">
        <w:rPr>
          <w:noProof/>
        </w:rPr>
        <w:tab/>
        <w:t xml:space="preserve">Cheng, S., Rhee, E.P., Larson, M.G., Lewis, G.D., McCabe, E.L., Shen, D., Palma, M.J., Roberts, L.D., Dejam, A., Souza, A.L., et al. (2012). Metabolite profiling identifies pathways associated with metabolic risk in humans. Circulation </w:t>
      </w:r>
      <w:r w:rsidRPr="003114D9">
        <w:rPr>
          <w:i/>
          <w:noProof/>
        </w:rPr>
        <w:t>125</w:t>
      </w:r>
      <w:r w:rsidRPr="003114D9">
        <w:rPr>
          <w:noProof/>
        </w:rPr>
        <w:t>, 2222–2231. 10.1161/circulationaha.111.067827.</w:t>
      </w:r>
    </w:p>
    <w:p w14:paraId="6A84A679" w14:textId="77777777" w:rsidR="003114D9" w:rsidRPr="003114D9" w:rsidRDefault="003114D9" w:rsidP="003114D9">
      <w:pPr>
        <w:pStyle w:val="EndNoteBibliography"/>
        <w:ind w:left="720" w:hanging="720"/>
        <w:rPr>
          <w:noProof/>
        </w:rPr>
      </w:pPr>
      <w:r w:rsidRPr="003114D9">
        <w:rPr>
          <w:noProof/>
        </w:rPr>
        <w:t>22.</w:t>
      </w:r>
      <w:r w:rsidRPr="003114D9">
        <w:rPr>
          <w:noProof/>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sidRPr="003114D9">
        <w:rPr>
          <w:i/>
          <w:noProof/>
        </w:rPr>
        <w:t>3</w:t>
      </w:r>
      <w:r w:rsidRPr="003114D9">
        <w:rPr>
          <w:noProof/>
        </w:rPr>
        <w:t>, 80re82. 10.1126/scitranslmed.3002043.</w:t>
      </w:r>
    </w:p>
    <w:p w14:paraId="0C40AFDF" w14:textId="77777777" w:rsidR="003114D9" w:rsidRPr="003114D9" w:rsidRDefault="003114D9" w:rsidP="003114D9">
      <w:pPr>
        <w:pStyle w:val="EndNoteBibliography"/>
        <w:ind w:left="720" w:hanging="720"/>
        <w:rPr>
          <w:noProof/>
        </w:rPr>
      </w:pPr>
      <w:r w:rsidRPr="003114D9">
        <w:rPr>
          <w:noProof/>
        </w:rPr>
        <w:t>23.</w:t>
      </w:r>
      <w:r w:rsidRPr="003114D9">
        <w:rPr>
          <w:noProof/>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RPr="003114D9">
        <w:rPr>
          <w:i/>
          <w:noProof/>
        </w:rPr>
        <w:t>37</w:t>
      </w:r>
      <w:r w:rsidRPr="003114D9">
        <w:rPr>
          <w:noProof/>
        </w:rPr>
        <w:t>, 3150–3156. 10.2337/dc14-0195.</w:t>
      </w:r>
    </w:p>
    <w:p w14:paraId="1E0B0E1D" w14:textId="77777777" w:rsidR="003114D9" w:rsidRPr="003114D9" w:rsidRDefault="003114D9" w:rsidP="003114D9">
      <w:pPr>
        <w:pStyle w:val="EndNoteBibliography"/>
        <w:ind w:left="720" w:hanging="720"/>
        <w:rPr>
          <w:noProof/>
        </w:rPr>
      </w:pPr>
      <w:r w:rsidRPr="003114D9">
        <w:rPr>
          <w:noProof/>
        </w:rPr>
        <w:t>24.</w:t>
      </w:r>
      <w:r w:rsidRPr="003114D9">
        <w:rPr>
          <w:noProof/>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sidRPr="003114D9">
        <w:rPr>
          <w:i/>
          <w:noProof/>
        </w:rPr>
        <w:t>5</w:t>
      </w:r>
      <w:r w:rsidRPr="003114D9">
        <w:rPr>
          <w:noProof/>
        </w:rPr>
        <w:t>, 538–551. 10.1016/j.molmet.2016.04.006.</w:t>
      </w:r>
    </w:p>
    <w:p w14:paraId="678A6BE8" w14:textId="77777777" w:rsidR="003114D9" w:rsidRPr="003114D9" w:rsidRDefault="003114D9" w:rsidP="003114D9">
      <w:pPr>
        <w:pStyle w:val="EndNoteBibliography"/>
        <w:ind w:left="720" w:hanging="720"/>
        <w:rPr>
          <w:noProof/>
        </w:rPr>
      </w:pPr>
      <w:r w:rsidRPr="003114D9">
        <w:rPr>
          <w:noProof/>
        </w:rPr>
        <w:t>25.</w:t>
      </w:r>
      <w:r w:rsidRPr="003114D9">
        <w:rPr>
          <w:noProof/>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sidRPr="003114D9">
        <w:rPr>
          <w:i/>
          <w:noProof/>
        </w:rPr>
        <w:t>11</w:t>
      </w:r>
      <w:r w:rsidRPr="003114D9">
        <w:rPr>
          <w:noProof/>
        </w:rPr>
        <w:t>, 1109–1118. 10.1016/j.soard.2015.01.011.</w:t>
      </w:r>
    </w:p>
    <w:p w14:paraId="45EB39F5" w14:textId="77777777" w:rsidR="003114D9" w:rsidRPr="003114D9" w:rsidRDefault="003114D9" w:rsidP="003114D9">
      <w:pPr>
        <w:pStyle w:val="EndNoteBibliography"/>
        <w:ind w:left="720" w:hanging="720"/>
        <w:rPr>
          <w:noProof/>
        </w:rPr>
      </w:pPr>
      <w:r w:rsidRPr="003114D9">
        <w:rPr>
          <w:noProof/>
        </w:rPr>
        <w:lastRenderedPageBreak/>
        <w:t>26.</w:t>
      </w:r>
      <w:r w:rsidRPr="003114D9">
        <w:rPr>
          <w:noProof/>
        </w:rPr>
        <w:tab/>
        <w:t xml:space="preserve">Courcoulas, A.P., King, W.C., Belle, S.H., Berk, P., Flum, D.R., Garcia, L., Gourash, W., Horlick, M., Mitchell, J.E., Pomp, A., et al. (2018). Seven-Year Weight Trajectories and Health Outcomes in the Longitudinal Assessment of Bariatric Surgery (LABS) Study. JAMA Surg </w:t>
      </w:r>
      <w:r w:rsidRPr="003114D9">
        <w:rPr>
          <w:i/>
          <w:noProof/>
        </w:rPr>
        <w:t>153</w:t>
      </w:r>
      <w:r w:rsidRPr="003114D9">
        <w:rPr>
          <w:noProof/>
        </w:rPr>
        <w:t>, 427–434. 10.1001/jamasurg.2017.5025.</w:t>
      </w:r>
    </w:p>
    <w:p w14:paraId="575CEE17" w14:textId="77777777" w:rsidR="003114D9" w:rsidRPr="003114D9" w:rsidRDefault="003114D9" w:rsidP="003114D9">
      <w:pPr>
        <w:pStyle w:val="EndNoteBibliography"/>
        <w:ind w:left="720" w:hanging="720"/>
        <w:rPr>
          <w:noProof/>
        </w:rPr>
      </w:pPr>
      <w:r w:rsidRPr="003114D9">
        <w:rPr>
          <w:noProof/>
        </w:rPr>
        <w:t>27.</w:t>
      </w:r>
      <w:r w:rsidRPr="003114D9">
        <w:rPr>
          <w:noProof/>
        </w:rPr>
        <w:tab/>
        <w:t xml:space="preserve">Hinerman, A.S., Barinas-Mitchell, E.J.M., El Khoudary, S.R., Courcoulas, A.P., Wahed, A.S., and King, W.C. (2020). Change in predicted 10-year and lifetime cardiovascular disease risk after Roux-en-Y gastric bypass. Surg Obes Relat Dis </w:t>
      </w:r>
      <w:r w:rsidRPr="003114D9">
        <w:rPr>
          <w:i/>
          <w:noProof/>
        </w:rPr>
        <w:t>16</w:t>
      </w:r>
      <w:r w:rsidRPr="003114D9">
        <w:rPr>
          <w:noProof/>
        </w:rPr>
        <w:t>, 1011–1021. 10.1016/j.soard.2020.04.011.</w:t>
      </w:r>
    </w:p>
    <w:p w14:paraId="6F66621B" w14:textId="77777777" w:rsidR="003114D9" w:rsidRPr="003114D9" w:rsidRDefault="003114D9" w:rsidP="003114D9">
      <w:pPr>
        <w:pStyle w:val="EndNoteBibliography"/>
        <w:ind w:left="720" w:hanging="720"/>
        <w:rPr>
          <w:noProof/>
        </w:rPr>
      </w:pPr>
      <w:r w:rsidRPr="003114D9">
        <w:rPr>
          <w:noProof/>
        </w:rPr>
        <w:t>28.</w:t>
      </w:r>
      <w:r w:rsidRPr="003114D9">
        <w:rPr>
          <w:noProof/>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sidRPr="003114D9">
        <w:rPr>
          <w:i/>
          <w:noProof/>
        </w:rPr>
        <w:t>65</w:t>
      </w:r>
      <w:r w:rsidRPr="003114D9">
        <w:rPr>
          <w:noProof/>
        </w:rPr>
        <w:t>, 1144–1154. 10.1007/s10620-019-05714-3.</w:t>
      </w:r>
    </w:p>
    <w:p w14:paraId="5DE8A906" w14:textId="77777777" w:rsidR="003114D9" w:rsidRPr="003114D9" w:rsidRDefault="003114D9" w:rsidP="003114D9">
      <w:pPr>
        <w:pStyle w:val="EndNoteBibliography"/>
        <w:ind w:left="720" w:hanging="720"/>
        <w:rPr>
          <w:noProof/>
        </w:rPr>
      </w:pPr>
      <w:r w:rsidRPr="003114D9">
        <w:rPr>
          <w:noProof/>
        </w:rPr>
        <w:t>29.</w:t>
      </w:r>
      <w:r w:rsidRPr="003114D9">
        <w:rPr>
          <w:noProof/>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sidRPr="003114D9">
        <w:rPr>
          <w:i/>
          <w:noProof/>
        </w:rPr>
        <w:t>44</w:t>
      </w:r>
      <w:r w:rsidRPr="003114D9">
        <w:rPr>
          <w:noProof/>
        </w:rPr>
        <w:t>, 1596–1606. 10.1038/s41366-020-0603-x.</w:t>
      </w:r>
    </w:p>
    <w:p w14:paraId="7504B9C0" w14:textId="77777777" w:rsidR="003114D9" w:rsidRPr="003114D9" w:rsidRDefault="003114D9" w:rsidP="003114D9">
      <w:pPr>
        <w:pStyle w:val="EndNoteBibliography"/>
        <w:ind w:left="720" w:hanging="720"/>
        <w:rPr>
          <w:noProof/>
        </w:rPr>
      </w:pPr>
      <w:r w:rsidRPr="003114D9">
        <w:rPr>
          <w:noProof/>
        </w:rPr>
        <w:t>30.</w:t>
      </w:r>
      <w:r w:rsidRPr="003114D9">
        <w:rPr>
          <w:noProof/>
        </w:rPr>
        <w:tab/>
        <w:t xml:space="preserve">Brethauer, S.A., Kim, J., el Chaar, M., Papasavas, P., Eisenberg, D., Rogers, A., Ballem, N., Kligman, M., Kothari, S., and Committee, A.C.I. (2015). Standardized outcomes reporting in metabolic and bariatric surgery. Surg Obes Relat Dis </w:t>
      </w:r>
      <w:r w:rsidRPr="003114D9">
        <w:rPr>
          <w:i/>
          <w:noProof/>
        </w:rPr>
        <w:t>11</w:t>
      </w:r>
      <w:r w:rsidRPr="003114D9">
        <w:rPr>
          <w:noProof/>
        </w:rPr>
        <w:t>, 489–506. 10.1016/j.soard.2015.02.003.</w:t>
      </w:r>
    </w:p>
    <w:p w14:paraId="511C9416" w14:textId="77777777" w:rsidR="003114D9" w:rsidRPr="003114D9" w:rsidRDefault="003114D9" w:rsidP="003114D9">
      <w:pPr>
        <w:pStyle w:val="EndNoteBibliography"/>
        <w:ind w:left="720" w:hanging="720"/>
        <w:rPr>
          <w:noProof/>
        </w:rPr>
      </w:pPr>
      <w:r w:rsidRPr="003114D9">
        <w:rPr>
          <w:noProof/>
        </w:rPr>
        <w:t>31.</w:t>
      </w:r>
      <w:r w:rsidRPr="003114D9">
        <w:rPr>
          <w:noProof/>
        </w:rPr>
        <w:tab/>
        <w:t xml:space="preserve">Li, D., Lewinger, J.P., Gauderman, W.J., Murcray, C.E., and Conti, D. (2011). Using extreme phenotype sampling to identify the rare causal variants of quantitative traits in association studies. Genet Epidemiol </w:t>
      </w:r>
      <w:r w:rsidRPr="003114D9">
        <w:rPr>
          <w:i/>
          <w:noProof/>
        </w:rPr>
        <w:t>35</w:t>
      </w:r>
      <w:r w:rsidRPr="003114D9">
        <w:rPr>
          <w:noProof/>
        </w:rPr>
        <w:t>, 790–799. 10.1002/gepi.20628.</w:t>
      </w:r>
    </w:p>
    <w:p w14:paraId="0BF70E23" w14:textId="77777777" w:rsidR="003114D9" w:rsidRPr="003114D9" w:rsidRDefault="003114D9" w:rsidP="003114D9">
      <w:pPr>
        <w:pStyle w:val="EndNoteBibliography"/>
        <w:ind w:left="720" w:hanging="720"/>
        <w:rPr>
          <w:noProof/>
        </w:rPr>
      </w:pPr>
      <w:r w:rsidRPr="003114D9">
        <w:rPr>
          <w:noProof/>
        </w:rPr>
        <w:t>32.</w:t>
      </w:r>
      <w:r w:rsidRPr="003114D9">
        <w:rPr>
          <w:noProof/>
        </w:rPr>
        <w:tab/>
        <w:t xml:space="preserve">Peloso, G.M., Rader, D.J., Gabriel, S., Kathiresan, S., Daly, M.J., and Neale, B.M. (2016). Phenotypic extremes in rare variant study designs. Eur J Hum Genet </w:t>
      </w:r>
      <w:r w:rsidRPr="003114D9">
        <w:rPr>
          <w:i/>
          <w:noProof/>
        </w:rPr>
        <w:t>24</w:t>
      </w:r>
      <w:r w:rsidRPr="003114D9">
        <w:rPr>
          <w:noProof/>
        </w:rPr>
        <w:t>, 924–930. 10.1038/ejhg.2015.197.</w:t>
      </w:r>
    </w:p>
    <w:p w14:paraId="7DC2776A" w14:textId="77777777" w:rsidR="003114D9" w:rsidRPr="003114D9" w:rsidRDefault="003114D9" w:rsidP="003114D9">
      <w:pPr>
        <w:pStyle w:val="EndNoteBibliography"/>
        <w:ind w:left="720" w:hanging="720"/>
        <w:rPr>
          <w:noProof/>
        </w:rPr>
      </w:pPr>
      <w:r w:rsidRPr="003114D9">
        <w:rPr>
          <w:noProof/>
        </w:rPr>
        <w:t>33.</w:t>
      </w:r>
      <w:r w:rsidRPr="003114D9">
        <w:rPr>
          <w:noProof/>
        </w:rPr>
        <w:tab/>
        <w:t xml:space="preserve">van Buuren, S., and Groothuis-Oudshoorn, K. (2011). mice: Multivariate Imputation by Chained Equations in R. Journal of Statistical Software </w:t>
      </w:r>
      <w:r w:rsidRPr="003114D9">
        <w:rPr>
          <w:i/>
          <w:noProof/>
        </w:rPr>
        <w:t>45</w:t>
      </w:r>
      <w:r w:rsidRPr="003114D9">
        <w:rPr>
          <w:noProof/>
        </w:rPr>
        <w:t>, 1 – 67. 10.18637/jss.v045.i03.</w:t>
      </w:r>
    </w:p>
    <w:p w14:paraId="50B71D09" w14:textId="77777777" w:rsidR="003114D9" w:rsidRPr="003114D9" w:rsidRDefault="003114D9" w:rsidP="003114D9">
      <w:pPr>
        <w:pStyle w:val="EndNoteBibliography"/>
        <w:ind w:left="720" w:hanging="720"/>
        <w:rPr>
          <w:noProof/>
        </w:rPr>
      </w:pPr>
      <w:r w:rsidRPr="003114D9">
        <w:rPr>
          <w:noProof/>
        </w:rPr>
        <w:t>34.</w:t>
      </w:r>
      <w:r w:rsidRPr="003114D9">
        <w:rPr>
          <w:noProof/>
        </w:rPr>
        <w:tab/>
        <w:t xml:space="preserve">Shantavasinkul, P.C., Omotosho, P., Corsino, L., Portenier, D., and Torquati, A. (2016). Predictors of weight regain in patients who underwent Roux-en-Y gastric bypass surgery. Surg Obes Relat Dis </w:t>
      </w:r>
      <w:r w:rsidRPr="003114D9">
        <w:rPr>
          <w:i/>
          <w:noProof/>
        </w:rPr>
        <w:t>12</w:t>
      </w:r>
      <w:r w:rsidRPr="003114D9">
        <w:rPr>
          <w:noProof/>
        </w:rPr>
        <w:t>, 1640–1645. 10.1016/j.soard.2016.08.028.</w:t>
      </w:r>
    </w:p>
    <w:p w14:paraId="0F64ED26" w14:textId="77777777" w:rsidR="003114D9" w:rsidRPr="003114D9" w:rsidRDefault="003114D9" w:rsidP="003114D9">
      <w:pPr>
        <w:pStyle w:val="EndNoteBibliography"/>
        <w:ind w:left="720" w:hanging="720"/>
        <w:rPr>
          <w:noProof/>
        </w:rPr>
      </w:pPr>
      <w:r w:rsidRPr="003114D9">
        <w:rPr>
          <w:noProof/>
        </w:rPr>
        <w:t>35.</w:t>
      </w:r>
      <w:r w:rsidRPr="003114D9">
        <w:rPr>
          <w:noProof/>
        </w:rPr>
        <w:tab/>
        <w:t xml:space="preserve">Voorwinde, V., Steenhuis, I.H.M., Janssen, I.M.C., Monpellier, V.M., and van Stralen, M.M. (2020). Definitions of Long-Term Weight Regain and Their Associations with Clinical Outcomes. Obes Surg </w:t>
      </w:r>
      <w:r w:rsidRPr="003114D9">
        <w:rPr>
          <w:i/>
          <w:noProof/>
        </w:rPr>
        <w:t>30</w:t>
      </w:r>
      <w:r w:rsidRPr="003114D9">
        <w:rPr>
          <w:noProof/>
        </w:rPr>
        <w:t>, 527–536. 10.1007/s11695-019-04210-x.</w:t>
      </w:r>
    </w:p>
    <w:p w14:paraId="3B3A01C5" w14:textId="77777777" w:rsidR="003114D9" w:rsidRPr="003114D9" w:rsidRDefault="003114D9" w:rsidP="003114D9">
      <w:pPr>
        <w:pStyle w:val="EndNoteBibliography"/>
        <w:ind w:left="720" w:hanging="720"/>
        <w:rPr>
          <w:noProof/>
        </w:rPr>
      </w:pPr>
      <w:r w:rsidRPr="003114D9">
        <w:rPr>
          <w:noProof/>
        </w:rPr>
        <w:t>36.</w:t>
      </w:r>
      <w:r w:rsidRPr="003114D9">
        <w:rPr>
          <w:noProof/>
        </w:rPr>
        <w:tab/>
        <w:t xml:space="preserve">Bagheri, M., Wang, C., Shi, M., Manouchehri, A., Murray, K.T., Murphy, M.B., Shaffer, C.M., Singh, K., Davis, L.K., Jarvik, G.P., et al. (2021). The genetic architecture of plasma kynurenine includes cardiometabolic disease mechanisms associated with the SH2B3 gene. Sci Rep </w:t>
      </w:r>
      <w:r w:rsidRPr="003114D9">
        <w:rPr>
          <w:i/>
          <w:noProof/>
        </w:rPr>
        <w:t>11</w:t>
      </w:r>
      <w:r w:rsidRPr="003114D9">
        <w:rPr>
          <w:noProof/>
        </w:rPr>
        <w:t>, 15652. 10.1038/s41598-021-95154-9.</w:t>
      </w:r>
    </w:p>
    <w:p w14:paraId="223F1D49" w14:textId="77777777" w:rsidR="003114D9" w:rsidRPr="003114D9" w:rsidRDefault="003114D9" w:rsidP="003114D9">
      <w:pPr>
        <w:pStyle w:val="EndNoteBibliography"/>
        <w:ind w:left="720" w:hanging="720"/>
        <w:rPr>
          <w:noProof/>
        </w:rPr>
      </w:pPr>
      <w:r w:rsidRPr="003114D9">
        <w:rPr>
          <w:noProof/>
        </w:rPr>
        <w:t>37.</w:t>
      </w:r>
      <w:r w:rsidRPr="003114D9">
        <w:rPr>
          <w:noProof/>
        </w:rPr>
        <w:tab/>
        <w:t xml:space="preserve">Sinclair, L.V., Neyens, D., Ramsay, G., Taylor, P.M., and Cantrell, D.A. (2018). Single cell analysis of kynurenine and System L amino acid transport in T cells. Nat Commun </w:t>
      </w:r>
      <w:r w:rsidRPr="003114D9">
        <w:rPr>
          <w:i/>
          <w:noProof/>
        </w:rPr>
        <w:t>9</w:t>
      </w:r>
      <w:r w:rsidRPr="003114D9">
        <w:rPr>
          <w:noProof/>
        </w:rPr>
        <w:t>, 1981. 10.1038/s41467-018-04366-7.</w:t>
      </w:r>
    </w:p>
    <w:p w14:paraId="63FD4CCB" w14:textId="77777777" w:rsidR="003114D9" w:rsidRPr="003114D9" w:rsidRDefault="003114D9" w:rsidP="003114D9">
      <w:pPr>
        <w:pStyle w:val="EndNoteBibliography"/>
        <w:ind w:left="720" w:hanging="720"/>
        <w:rPr>
          <w:noProof/>
        </w:rPr>
      </w:pPr>
      <w:r w:rsidRPr="003114D9">
        <w:rPr>
          <w:noProof/>
        </w:rPr>
        <w:t>38.</w:t>
      </w:r>
      <w:r w:rsidRPr="003114D9">
        <w:rPr>
          <w:noProof/>
        </w:rPr>
        <w:tab/>
        <w:t xml:space="preserve">Rinaldo, P., Matern, D., and Bennett, M.J. (2002). Fatty acid oxidation disorders. Annu Rev Physiol </w:t>
      </w:r>
      <w:r w:rsidRPr="003114D9">
        <w:rPr>
          <w:i/>
          <w:noProof/>
        </w:rPr>
        <w:t>64</w:t>
      </w:r>
      <w:r w:rsidRPr="003114D9">
        <w:rPr>
          <w:noProof/>
        </w:rPr>
        <w:t>, 477–502. 10.1146/annurev.physiol.64.082201.154705.</w:t>
      </w:r>
    </w:p>
    <w:p w14:paraId="201E2640" w14:textId="77777777" w:rsidR="003114D9" w:rsidRPr="003114D9" w:rsidRDefault="003114D9" w:rsidP="003114D9">
      <w:pPr>
        <w:pStyle w:val="EndNoteBibliography"/>
        <w:ind w:left="720" w:hanging="720"/>
        <w:rPr>
          <w:noProof/>
        </w:rPr>
      </w:pPr>
      <w:r w:rsidRPr="003114D9">
        <w:rPr>
          <w:noProof/>
        </w:rPr>
        <w:t>39.</w:t>
      </w:r>
      <w:r w:rsidRPr="003114D9">
        <w:rPr>
          <w:noProof/>
        </w:rPr>
        <w:tab/>
        <w:t xml:space="preserve">Wanders, R.J. (2004). Peroxisomes, lipid metabolism, and peroxisomal disorders. Mol Genet Metab </w:t>
      </w:r>
      <w:r w:rsidRPr="003114D9">
        <w:rPr>
          <w:i/>
          <w:noProof/>
        </w:rPr>
        <w:t>83</w:t>
      </w:r>
      <w:r w:rsidRPr="003114D9">
        <w:rPr>
          <w:noProof/>
        </w:rPr>
        <w:t>, 16–27. 10.1016/j.ymgme.2004.08.016.</w:t>
      </w:r>
    </w:p>
    <w:p w14:paraId="0059F9CB" w14:textId="77777777" w:rsidR="003114D9" w:rsidRPr="003114D9" w:rsidRDefault="003114D9" w:rsidP="003114D9">
      <w:pPr>
        <w:pStyle w:val="EndNoteBibliography"/>
        <w:ind w:left="720" w:hanging="720"/>
        <w:rPr>
          <w:noProof/>
        </w:rPr>
      </w:pPr>
      <w:r w:rsidRPr="003114D9">
        <w:rPr>
          <w:noProof/>
        </w:rPr>
        <w:lastRenderedPageBreak/>
        <w:t>40.</w:t>
      </w:r>
      <w:r w:rsidRPr="003114D9">
        <w:rPr>
          <w:noProof/>
        </w:rPr>
        <w:tab/>
        <w:t xml:space="preserve">Spite, M., Claria, J., and Serhan, C.N. (2014). Resolvins, specialized proresolving lipid mediators, and their potential roles in metabolic diseases. Cell Metab </w:t>
      </w:r>
      <w:r w:rsidRPr="003114D9">
        <w:rPr>
          <w:i/>
          <w:noProof/>
        </w:rPr>
        <w:t>19</w:t>
      </w:r>
      <w:r w:rsidRPr="003114D9">
        <w:rPr>
          <w:noProof/>
        </w:rPr>
        <w:t>, 21–36. 10.1016/j.cmet.2013.10.006.</w:t>
      </w:r>
    </w:p>
    <w:p w14:paraId="70EB6850" w14:textId="77777777" w:rsidR="003114D9" w:rsidRPr="003114D9" w:rsidRDefault="003114D9" w:rsidP="003114D9">
      <w:pPr>
        <w:pStyle w:val="EndNoteBibliography"/>
        <w:ind w:left="720" w:hanging="720"/>
        <w:rPr>
          <w:noProof/>
        </w:rPr>
      </w:pPr>
      <w:r w:rsidRPr="003114D9">
        <w:rPr>
          <w:noProof/>
        </w:rPr>
        <w:t>41.</w:t>
      </w:r>
      <w:r w:rsidRPr="003114D9">
        <w:rPr>
          <w:noProof/>
        </w:rPr>
        <w:tab/>
        <w:t xml:space="preserve">Epand, R.M. (2006). Cholesterol and the interaction of proteins with membrane domains. Prog Lipid Res </w:t>
      </w:r>
      <w:r w:rsidRPr="003114D9">
        <w:rPr>
          <w:i/>
          <w:noProof/>
        </w:rPr>
        <w:t>45</w:t>
      </w:r>
      <w:r w:rsidRPr="003114D9">
        <w:rPr>
          <w:noProof/>
        </w:rPr>
        <w:t>, 279–294. 10.1016/j.plipres.2006.02.001.</w:t>
      </w:r>
    </w:p>
    <w:p w14:paraId="2F22C05F" w14:textId="77777777" w:rsidR="003114D9" w:rsidRPr="003114D9" w:rsidRDefault="003114D9" w:rsidP="003114D9">
      <w:pPr>
        <w:pStyle w:val="EndNoteBibliography"/>
        <w:ind w:left="720" w:hanging="720"/>
        <w:rPr>
          <w:noProof/>
        </w:rPr>
      </w:pPr>
      <w:r w:rsidRPr="003114D9">
        <w:rPr>
          <w:noProof/>
        </w:rPr>
        <w:t>42.</w:t>
      </w:r>
      <w:r w:rsidRPr="003114D9">
        <w:rPr>
          <w:noProof/>
        </w:rPr>
        <w:tab/>
        <w:t xml:space="preserve">Meech, R., Hu, D.G., McKinnon, R.A., Mubarokah, S.N., Haines, A.Z., Nair, P.C., Rowland, A., and Mackenzie, P.I. (2019). The UDP-Glycosyltransferase (UGT) Superfamily: New Members, New Functions, and Novel Paradigms. Physiol Rev </w:t>
      </w:r>
      <w:r w:rsidRPr="003114D9">
        <w:rPr>
          <w:i/>
          <w:noProof/>
        </w:rPr>
        <w:t>99</w:t>
      </w:r>
      <w:r w:rsidRPr="003114D9">
        <w:rPr>
          <w:noProof/>
        </w:rPr>
        <w:t>, 1153–1222. 10.1152/physrev.00058.2017.</w:t>
      </w:r>
    </w:p>
    <w:p w14:paraId="273A880A" w14:textId="77777777" w:rsidR="003114D9" w:rsidRPr="003114D9" w:rsidRDefault="003114D9" w:rsidP="003114D9">
      <w:pPr>
        <w:pStyle w:val="EndNoteBibliography"/>
        <w:ind w:left="720" w:hanging="720"/>
        <w:rPr>
          <w:noProof/>
        </w:rPr>
      </w:pPr>
      <w:r w:rsidRPr="003114D9">
        <w:rPr>
          <w:noProof/>
        </w:rPr>
        <w:t>43.</w:t>
      </w:r>
      <w:r w:rsidRPr="003114D9">
        <w:rPr>
          <w:noProof/>
        </w:rPr>
        <w:tab/>
        <w:t xml:space="preserve">Yang, G., Ge, S., Singh, R., Basu, S., Shatzer, K., Zen, M., Liu, J., Tu, Y., Zhang, C., Wei, J., et al. (2017). Glucuronidation: driving factors and their impact on glucuronide disposition. Drug Metab Rev </w:t>
      </w:r>
      <w:r w:rsidRPr="003114D9">
        <w:rPr>
          <w:i/>
          <w:noProof/>
        </w:rPr>
        <w:t>49</w:t>
      </w:r>
      <w:r w:rsidRPr="003114D9">
        <w:rPr>
          <w:noProof/>
        </w:rPr>
        <w:t>, 105–138. 10.1080/03602532.2017.1293682.</w:t>
      </w:r>
    </w:p>
    <w:p w14:paraId="0832DB56" w14:textId="77777777" w:rsidR="003114D9" w:rsidRPr="003114D9" w:rsidRDefault="003114D9" w:rsidP="003114D9">
      <w:pPr>
        <w:pStyle w:val="EndNoteBibliography"/>
        <w:ind w:left="720" w:hanging="720"/>
        <w:rPr>
          <w:noProof/>
        </w:rPr>
      </w:pPr>
      <w:r w:rsidRPr="003114D9">
        <w:rPr>
          <w:noProof/>
        </w:rPr>
        <w:t>44.</w:t>
      </w:r>
      <w:r w:rsidRPr="003114D9">
        <w:rPr>
          <w:noProof/>
        </w:rPr>
        <w:tab/>
        <w:t xml:space="preserve">Wang, Q., Lin, H., Shen, C., Zhang, M., Wang, X., Yuan, M., Yuan, M., Jia, S., Cao, Z., Wu, C., et al. (2023). Gut microbiota regulates postprandial GLP-1 response via ileal bile acid-TGR5 signaling. Gut Microbes </w:t>
      </w:r>
      <w:r w:rsidRPr="003114D9">
        <w:rPr>
          <w:i/>
          <w:noProof/>
        </w:rPr>
        <w:t>15</w:t>
      </w:r>
      <w:r w:rsidRPr="003114D9">
        <w:rPr>
          <w:noProof/>
        </w:rPr>
        <w:t>, 2274124. 10.1080/19490976.2023.2274124.</w:t>
      </w:r>
    </w:p>
    <w:p w14:paraId="71CE3C8E" w14:textId="77777777" w:rsidR="003114D9" w:rsidRPr="003114D9" w:rsidRDefault="003114D9" w:rsidP="003114D9">
      <w:pPr>
        <w:pStyle w:val="EndNoteBibliography"/>
        <w:ind w:left="720" w:hanging="720"/>
        <w:rPr>
          <w:noProof/>
        </w:rPr>
      </w:pPr>
      <w:r w:rsidRPr="003114D9">
        <w:rPr>
          <w:noProof/>
        </w:rPr>
        <w:t>45.</w:t>
      </w:r>
      <w:r w:rsidRPr="003114D9">
        <w:rPr>
          <w:noProof/>
        </w:rPr>
        <w:tab/>
        <w:t xml:space="preserve">Martinez-Guryn, K., Hubert, N., Frazier, K., Urlass, S., Musch, M.W., Ojeda, P., Pierre, J.F., Miyoshi, J., Sontag, T.J., Cham, C.M., et al. (2018). Small Intestine Microbiota Regulate Host Digestive and Absorptive Adaptive Responses to Dietary Lipids. Cell Host Microbe </w:t>
      </w:r>
      <w:r w:rsidRPr="003114D9">
        <w:rPr>
          <w:i/>
          <w:noProof/>
        </w:rPr>
        <w:t>23</w:t>
      </w:r>
      <w:r w:rsidRPr="003114D9">
        <w:rPr>
          <w:noProof/>
        </w:rPr>
        <w:t>, 458–469 e455. 10.1016/j.chom.2018.03.011.</w:t>
      </w:r>
    </w:p>
    <w:p w14:paraId="09C50684" w14:textId="77777777" w:rsidR="003114D9" w:rsidRPr="003114D9" w:rsidRDefault="003114D9" w:rsidP="003114D9">
      <w:pPr>
        <w:pStyle w:val="EndNoteBibliography"/>
        <w:ind w:left="720" w:hanging="720"/>
        <w:rPr>
          <w:noProof/>
        </w:rPr>
      </w:pPr>
      <w:r w:rsidRPr="003114D9">
        <w:rPr>
          <w:noProof/>
        </w:rPr>
        <w:t>46.</w:t>
      </w:r>
      <w:r w:rsidRPr="003114D9">
        <w:rPr>
          <w:noProof/>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0C2129B8" w14:textId="77777777" w:rsidR="003114D9" w:rsidRPr="003114D9" w:rsidRDefault="003114D9" w:rsidP="003114D9">
      <w:pPr>
        <w:pStyle w:val="EndNoteBibliography"/>
        <w:ind w:left="720" w:hanging="720"/>
        <w:rPr>
          <w:noProof/>
        </w:rPr>
      </w:pPr>
      <w:r w:rsidRPr="003114D9">
        <w:rPr>
          <w:noProof/>
        </w:rPr>
        <w:t>47.</w:t>
      </w:r>
      <w:r w:rsidRPr="003114D9">
        <w:rPr>
          <w:noProof/>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sidRPr="003114D9">
        <w:rPr>
          <w:i/>
          <w:noProof/>
        </w:rPr>
        <w:t>7</w:t>
      </w:r>
      <w:r w:rsidRPr="003114D9">
        <w:rPr>
          <w:noProof/>
        </w:rPr>
        <w:t>, 13670. 10.1038/s41598-017-13722-4.</w:t>
      </w:r>
    </w:p>
    <w:p w14:paraId="0D66A3B4" w14:textId="77777777" w:rsidR="003114D9" w:rsidRPr="003114D9" w:rsidRDefault="003114D9" w:rsidP="003114D9">
      <w:pPr>
        <w:pStyle w:val="EndNoteBibliography"/>
        <w:ind w:left="720" w:hanging="720"/>
        <w:rPr>
          <w:noProof/>
        </w:rPr>
      </w:pPr>
      <w:r w:rsidRPr="003114D9">
        <w:rPr>
          <w:noProof/>
        </w:rPr>
        <w:t>48.</w:t>
      </w:r>
      <w:r w:rsidRPr="003114D9">
        <w:rPr>
          <w:noProof/>
        </w:rPr>
        <w:tab/>
        <w:t xml:space="preserve">Wu, Z., Hou, Y., Dai, Z., Hu, C.A., and Wu, G. (2019). Metabolism, Nutrition, and Redox Signaling of Hydroxyproline. Antioxid Redox Signal </w:t>
      </w:r>
      <w:r w:rsidRPr="003114D9">
        <w:rPr>
          <w:i/>
          <w:noProof/>
        </w:rPr>
        <w:t>30</w:t>
      </w:r>
      <w:r w:rsidRPr="003114D9">
        <w:rPr>
          <w:noProof/>
        </w:rPr>
        <w:t>, 674–682. 10.1089/ars.2017.7338.</w:t>
      </w:r>
    </w:p>
    <w:p w14:paraId="2523BB97" w14:textId="77777777" w:rsidR="003114D9" w:rsidRPr="003114D9" w:rsidRDefault="003114D9" w:rsidP="003114D9">
      <w:pPr>
        <w:pStyle w:val="EndNoteBibliography"/>
        <w:ind w:left="720" w:hanging="720"/>
        <w:rPr>
          <w:noProof/>
        </w:rPr>
      </w:pPr>
      <w:r w:rsidRPr="003114D9">
        <w:rPr>
          <w:noProof/>
        </w:rPr>
        <w:t>49.</w:t>
      </w:r>
      <w:r w:rsidRPr="003114D9">
        <w:rPr>
          <w:noProof/>
        </w:rPr>
        <w:tab/>
        <w:t xml:space="preserve">Akiyama, Y., and Ivanov, P. (2024). Oxidative Stress, Transfer RNA Metabolism, and Protein Synthesis. Antioxid Redox Signal </w:t>
      </w:r>
      <w:r w:rsidRPr="003114D9">
        <w:rPr>
          <w:i/>
          <w:noProof/>
        </w:rPr>
        <w:t>40</w:t>
      </w:r>
      <w:r w:rsidRPr="003114D9">
        <w:rPr>
          <w:noProof/>
        </w:rPr>
        <w:t>, 715–735. 10.1089/ars.2022.0206.</w:t>
      </w:r>
    </w:p>
    <w:p w14:paraId="442AEB99" w14:textId="77777777" w:rsidR="003114D9" w:rsidRPr="003114D9" w:rsidRDefault="003114D9" w:rsidP="003114D9">
      <w:pPr>
        <w:pStyle w:val="EndNoteBibliography"/>
        <w:ind w:left="720" w:hanging="720"/>
        <w:rPr>
          <w:noProof/>
        </w:rPr>
      </w:pPr>
      <w:r w:rsidRPr="003114D9">
        <w:rPr>
          <w:noProof/>
        </w:rPr>
        <w:t>50.</w:t>
      </w:r>
      <w:r w:rsidRPr="003114D9">
        <w:rPr>
          <w:noProof/>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sidRPr="003114D9">
        <w:rPr>
          <w:i/>
          <w:noProof/>
        </w:rPr>
        <w:t>112</w:t>
      </w:r>
      <w:r w:rsidRPr="003114D9">
        <w:rPr>
          <w:noProof/>
        </w:rPr>
        <w:t>, 114–122. 10.1016/j.yjmcc.2017.05.001.</w:t>
      </w:r>
    </w:p>
    <w:p w14:paraId="332B168D" w14:textId="77777777" w:rsidR="003114D9" w:rsidRPr="003114D9" w:rsidRDefault="003114D9" w:rsidP="003114D9">
      <w:pPr>
        <w:pStyle w:val="EndNoteBibliography"/>
        <w:ind w:left="720" w:hanging="720"/>
        <w:rPr>
          <w:noProof/>
        </w:rPr>
      </w:pPr>
      <w:r w:rsidRPr="003114D9">
        <w:rPr>
          <w:noProof/>
        </w:rPr>
        <w:t>51.</w:t>
      </w:r>
      <w:r w:rsidRPr="003114D9">
        <w:rPr>
          <w:noProof/>
        </w:rPr>
        <w:tab/>
        <w:t xml:space="preserve">Holm, L.J., and Buschard, K. (2019). L-serine: a neglected amino acid with a potential therapeutic role in diabetes. Apmis </w:t>
      </w:r>
      <w:r w:rsidRPr="003114D9">
        <w:rPr>
          <w:i/>
          <w:noProof/>
        </w:rPr>
        <w:t>127</w:t>
      </w:r>
      <w:r w:rsidRPr="003114D9">
        <w:rPr>
          <w:noProof/>
        </w:rPr>
        <w:t>, 655–659. 10.1111/apm.12987.</w:t>
      </w:r>
    </w:p>
    <w:p w14:paraId="66FB1526" w14:textId="77777777" w:rsidR="003114D9" w:rsidRPr="003114D9" w:rsidRDefault="003114D9" w:rsidP="003114D9">
      <w:pPr>
        <w:pStyle w:val="EndNoteBibliography"/>
        <w:ind w:left="720" w:hanging="720"/>
        <w:rPr>
          <w:noProof/>
        </w:rPr>
      </w:pPr>
      <w:r w:rsidRPr="003114D9">
        <w:rPr>
          <w:noProof/>
        </w:rPr>
        <w:t>52.</w:t>
      </w:r>
      <w:r w:rsidRPr="003114D9">
        <w:rPr>
          <w:noProof/>
        </w:rPr>
        <w:tab/>
        <w:t xml:space="preserve">Shan, S., and Hoffman, J.M. (2025). Serine metabolism in aging and age-related diseases. Geroscience </w:t>
      </w:r>
      <w:r w:rsidRPr="003114D9">
        <w:rPr>
          <w:i/>
          <w:noProof/>
        </w:rPr>
        <w:t>47</w:t>
      </w:r>
      <w:r w:rsidRPr="003114D9">
        <w:rPr>
          <w:noProof/>
        </w:rPr>
        <w:t>, 611–630. 10.1007/s11357-024-01444-1.</w:t>
      </w:r>
    </w:p>
    <w:p w14:paraId="2162C616" w14:textId="77777777" w:rsidR="003114D9" w:rsidRPr="003114D9" w:rsidRDefault="003114D9" w:rsidP="003114D9">
      <w:pPr>
        <w:pStyle w:val="EndNoteBibliography"/>
        <w:ind w:left="720" w:hanging="720"/>
        <w:rPr>
          <w:noProof/>
        </w:rPr>
      </w:pPr>
      <w:r w:rsidRPr="003114D9">
        <w:rPr>
          <w:noProof/>
        </w:rPr>
        <w:t>53.</w:t>
      </w:r>
      <w:r w:rsidRPr="003114D9">
        <w:rPr>
          <w:noProof/>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sidRPr="003114D9">
        <w:rPr>
          <w:i/>
          <w:noProof/>
        </w:rPr>
        <w:t>1864</w:t>
      </w:r>
      <w:r w:rsidRPr="003114D9">
        <w:rPr>
          <w:noProof/>
        </w:rPr>
        <w:t>, 488–498. 10.1016/j.bbadis.2017.11.009.</w:t>
      </w:r>
    </w:p>
    <w:p w14:paraId="0598C309" w14:textId="77777777" w:rsidR="003114D9" w:rsidRPr="003114D9" w:rsidRDefault="003114D9" w:rsidP="003114D9">
      <w:pPr>
        <w:pStyle w:val="EndNoteBibliography"/>
        <w:ind w:left="720" w:hanging="720"/>
        <w:rPr>
          <w:noProof/>
        </w:rPr>
      </w:pPr>
      <w:r w:rsidRPr="003114D9">
        <w:rPr>
          <w:noProof/>
        </w:rPr>
        <w:lastRenderedPageBreak/>
        <w:t>54.</w:t>
      </w:r>
      <w:r w:rsidRPr="003114D9">
        <w:rPr>
          <w:noProof/>
        </w:rPr>
        <w:tab/>
        <w:t xml:space="preserve">Zhou, X., Zhang, H., He, L., Wu, X., and Yin, Y. (2018). Long-Term l-Serine Administration Reduces Food Intake and Improves Oxidative Stress and Sirt1/NFκB Signaling in the Hypothalamus of Aging Mice. Front Endocrinol (Lausanne) </w:t>
      </w:r>
      <w:r w:rsidRPr="003114D9">
        <w:rPr>
          <w:i/>
          <w:noProof/>
        </w:rPr>
        <w:t>9</w:t>
      </w:r>
      <w:r w:rsidRPr="003114D9">
        <w:rPr>
          <w:noProof/>
        </w:rPr>
        <w:t>, 476. 10.3389/fendo.2018.00476.</w:t>
      </w:r>
    </w:p>
    <w:p w14:paraId="3A68FA68" w14:textId="77777777" w:rsidR="003114D9" w:rsidRPr="003114D9" w:rsidRDefault="003114D9" w:rsidP="003114D9">
      <w:pPr>
        <w:pStyle w:val="EndNoteBibliography"/>
        <w:ind w:left="720" w:hanging="720"/>
        <w:rPr>
          <w:noProof/>
        </w:rPr>
      </w:pPr>
      <w:r w:rsidRPr="003114D9">
        <w:rPr>
          <w:noProof/>
        </w:rPr>
        <w:t>55.</w:t>
      </w:r>
      <w:r w:rsidRPr="003114D9">
        <w:rPr>
          <w:noProof/>
        </w:rPr>
        <w:tab/>
        <w:t xml:space="preserve">Roberts, L.D., Bostrom, P., O'Sullivan, J.F., Schinzel, R.T., Lewis, G.D., Dejam, A., Lee, Y.K., Palma, M.J., Calhoun, S., Georgiadi, A., et al. (2014). beta-Aminoisobutyric acid induces browning of white fat and hepatic beta-oxidation and is inversely correlated with cardiometabolic risk factors. Cell Metab </w:t>
      </w:r>
      <w:r w:rsidRPr="003114D9">
        <w:rPr>
          <w:i/>
          <w:noProof/>
        </w:rPr>
        <w:t>19</w:t>
      </w:r>
      <w:r w:rsidRPr="003114D9">
        <w:rPr>
          <w:noProof/>
        </w:rPr>
        <w:t>, 96–108. 10.1016/j.cmet.2013.12.003.</w:t>
      </w:r>
    </w:p>
    <w:p w14:paraId="31A1907B" w14:textId="77777777" w:rsidR="003114D9" w:rsidRPr="003114D9" w:rsidRDefault="003114D9" w:rsidP="003114D9">
      <w:pPr>
        <w:pStyle w:val="EndNoteBibliography"/>
        <w:ind w:left="720" w:hanging="720"/>
        <w:rPr>
          <w:noProof/>
        </w:rPr>
      </w:pPr>
      <w:r w:rsidRPr="003114D9">
        <w:rPr>
          <w:noProof/>
        </w:rPr>
        <w:t>56.</w:t>
      </w:r>
      <w:r w:rsidRPr="003114D9">
        <w:rPr>
          <w:noProof/>
        </w:rPr>
        <w:tab/>
        <w:t xml:space="preserve">Tanianskii, D.A., Jarzebska, N., Birkenfeld, A.L., O'Sullivan, J.F., and Rodionov, R.N. (2019). Beta-Aminoisobutyric Acid as a Novel Regulator of Carbohydrate and Lipid Metabolism. Nutrients </w:t>
      </w:r>
      <w:r w:rsidRPr="003114D9">
        <w:rPr>
          <w:i/>
          <w:noProof/>
        </w:rPr>
        <w:t>11</w:t>
      </w:r>
      <w:r w:rsidRPr="003114D9">
        <w:rPr>
          <w:noProof/>
        </w:rPr>
        <w:t>. 10.3390/nu11030524.</w:t>
      </w:r>
    </w:p>
    <w:p w14:paraId="70175FB0" w14:textId="77777777" w:rsidR="003114D9" w:rsidRPr="003114D9" w:rsidRDefault="003114D9" w:rsidP="003114D9">
      <w:pPr>
        <w:pStyle w:val="EndNoteBibliography"/>
        <w:ind w:left="720" w:hanging="720"/>
        <w:rPr>
          <w:noProof/>
        </w:rPr>
      </w:pPr>
      <w:r w:rsidRPr="003114D9">
        <w:rPr>
          <w:noProof/>
        </w:rPr>
        <w:t>57.</w:t>
      </w:r>
      <w:r w:rsidRPr="003114D9">
        <w:rPr>
          <w:noProof/>
        </w:rPr>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sidRPr="003114D9">
        <w:rPr>
          <w:i/>
          <w:noProof/>
        </w:rPr>
        <w:t>7</w:t>
      </w:r>
      <w:r w:rsidRPr="003114D9">
        <w:rPr>
          <w:noProof/>
        </w:rPr>
        <w:t>, 864–872. 10.1161/CIRCGENETICS.113.000264.</w:t>
      </w:r>
    </w:p>
    <w:p w14:paraId="46B90FDB" w14:textId="77777777" w:rsidR="003114D9" w:rsidRPr="003114D9" w:rsidRDefault="003114D9" w:rsidP="003114D9">
      <w:pPr>
        <w:pStyle w:val="EndNoteBibliography"/>
        <w:ind w:left="720" w:hanging="720"/>
        <w:rPr>
          <w:noProof/>
        </w:rPr>
      </w:pPr>
      <w:r w:rsidRPr="003114D9">
        <w:rPr>
          <w:noProof/>
        </w:rPr>
        <w:t>58.</w:t>
      </w:r>
      <w:r w:rsidRPr="003114D9">
        <w:rPr>
          <w:noProof/>
        </w:rPr>
        <w:tab/>
        <w:t xml:space="preserve">Huang, T., Song, J., Gao, J., Cheng, J., Xie, H., Zhang, L., Wang, Y.H., Gao, Z., Wang, Y., Wang, X., et al. (2022). Adipocyte-derived kynurenine promotes obesity and insulin resistance by activating the AhR/STAT3/IL-6 signaling. Nat Commun </w:t>
      </w:r>
      <w:r w:rsidRPr="003114D9">
        <w:rPr>
          <w:i/>
          <w:noProof/>
        </w:rPr>
        <w:t>13</w:t>
      </w:r>
      <w:r w:rsidRPr="003114D9">
        <w:rPr>
          <w:noProof/>
        </w:rPr>
        <w:t>, 3489. 10.1038/s41467-022-31126-5.</w:t>
      </w:r>
    </w:p>
    <w:p w14:paraId="78297325" w14:textId="77777777" w:rsidR="003114D9" w:rsidRPr="003114D9" w:rsidRDefault="003114D9" w:rsidP="003114D9">
      <w:pPr>
        <w:pStyle w:val="EndNoteBibliography"/>
        <w:ind w:left="720" w:hanging="720"/>
        <w:rPr>
          <w:noProof/>
        </w:rPr>
      </w:pPr>
      <w:r w:rsidRPr="003114D9">
        <w:rPr>
          <w:noProof/>
        </w:rPr>
        <w:t>59.</w:t>
      </w:r>
      <w:r w:rsidRPr="003114D9">
        <w:rPr>
          <w:noProof/>
        </w:rPr>
        <w:tab/>
        <w:t xml:space="preserve">Karetnikova, E.S., Jarzebska, N., Markov, A.G., Weiss, N., Lentz, S.R., and Rodionov, R.N. (2019). Is Homoarginine a Protective Cardiovascular Risk Factor? Arterioscler Thromb Vasc Biol </w:t>
      </w:r>
      <w:r w:rsidRPr="003114D9">
        <w:rPr>
          <w:i/>
          <w:noProof/>
        </w:rPr>
        <w:t>39</w:t>
      </w:r>
      <w:r w:rsidRPr="003114D9">
        <w:rPr>
          <w:noProof/>
        </w:rPr>
        <w:t>, 869–875. 10.1161/atvbaha.118.312218.</w:t>
      </w:r>
    </w:p>
    <w:p w14:paraId="6E195697" w14:textId="77777777" w:rsidR="003114D9" w:rsidRPr="003114D9" w:rsidRDefault="003114D9" w:rsidP="003114D9">
      <w:pPr>
        <w:pStyle w:val="EndNoteBibliography"/>
        <w:ind w:left="720" w:hanging="720"/>
        <w:rPr>
          <w:noProof/>
        </w:rPr>
      </w:pPr>
      <w:r w:rsidRPr="003114D9">
        <w:rPr>
          <w:noProof/>
        </w:rPr>
        <w:t>60.</w:t>
      </w:r>
      <w:r w:rsidRPr="003114D9">
        <w:rPr>
          <w:noProof/>
        </w:rPr>
        <w:tab/>
        <w:t xml:space="preserve">Wolfgang, M.J., and Lane, M.D. (2006). The role of hypothalamic malonyl-CoA in energy homeostasis. J Biol Chem </w:t>
      </w:r>
      <w:r w:rsidRPr="003114D9">
        <w:rPr>
          <w:i/>
          <w:noProof/>
        </w:rPr>
        <w:t>281</w:t>
      </w:r>
      <w:r w:rsidRPr="003114D9">
        <w:rPr>
          <w:noProof/>
        </w:rPr>
        <w:t>, 37265–37269. 10.1074/jbc.R600016200.</w:t>
      </w:r>
    </w:p>
    <w:p w14:paraId="2E64A350" w14:textId="77777777" w:rsidR="003114D9" w:rsidRPr="003114D9" w:rsidRDefault="003114D9" w:rsidP="003114D9">
      <w:pPr>
        <w:pStyle w:val="EndNoteBibliography"/>
        <w:ind w:left="720" w:hanging="720"/>
        <w:rPr>
          <w:noProof/>
        </w:rPr>
      </w:pPr>
      <w:r w:rsidRPr="003114D9">
        <w:rPr>
          <w:noProof/>
        </w:rPr>
        <w:t>61.</w:t>
      </w:r>
      <w:r w:rsidRPr="003114D9">
        <w:rPr>
          <w:noProof/>
        </w:rPr>
        <w:tab/>
        <w:t xml:space="preserve">Barnett, I.J., Lee, S., and Lin, X. (2013). Detecting rare variant effects using extreme phenotype sampling in sequencing association studies. Genet Epidemiol </w:t>
      </w:r>
      <w:r w:rsidRPr="003114D9">
        <w:rPr>
          <w:i/>
          <w:noProof/>
        </w:rPr>
        <w:t>37</w:t>
      </w:r>
      <w:r w:rsidRPr="003114D9">
        <w:rPr>
          <w:noProof/>
        </w:rPr>
        <w:t>, 142–151. 10.1002/gepi.21699.</w:t>
      </w:r>
    </w:p>
    <w:p w14:paraId="4C89A08D" w14:textId="77777777" w:rsidR="003114D9" w:rsidRPr="003114D9" w:rsidRDefault="003114D9" w:rsidP="003114D9">
      <w:pPr>
        <w:pStyle w:val="EndNoteBibliography"/>
        <w:ind w:left="720" w:hanging="720"/>
        <w:rPr>
          <w:noProof/>
        </w:rPr>
      </w:pPr>
      <w:r w:rsidRPr="003114D9">
        <w:rPr>
          <w:noProof/>
        </w:rPr>
        <w:t>62.</w:t>
      </w:r>
      <w:r w:rsidRPr="003114D9">
        <w:rPr>
          <w:noProof/>
        </w:rPr>
        <w:tab/>
        <w:t xml:space="preserve">Guey, L.T., Kravic, J., Melander, O., Burtt, N.P., Laramie, J.M., Lyssenko, V., Jonsson, A., Lindholm, E., Tuomi, T., Isomaa, B., et al. (2011). Power in the phenotypic extremes: a simulation study of power in discovery and replication of rare variants. Genet Epidemiol </w:t>
      </w:r>
      <w:r w:rsidRPr="003114D9">
        <w:rPr>
          <w:i/>
          <w:noProof/>
        </w:rPr>
        <w:t>35</w:t>
      </w:r>
      <w:r w:rsidRPr="003114D9">
        <w:rPr>
          <w:noProof/>
        </w:rPr>
        <w:t>, 236–246. 10.1002/gepi.20572.</w:t>
      </w:r>
    </w:p>
    <w:p w14:paraId="213B90D7" w14:textId="77777777" w:rsidR="003114D9" w:rsidRPr="003114D9" w:rsidRDefault="003114D9" w:rsidP="003114D9">
      <w:pPr>
        <w:pStyle w:val="EndNoteBibliography"/>
        <w:ind w:left="720" w:hanging="720"/>
        <w:rPr>
          <w:noProof/>
        </w:rPr>
      </w:pPr>
      <w:r w:rsidRPr="003114D9">
        <w:rPr>
          <w:noProof/>
        </w:rPr>
        <w:t>63.</w:t>
      </w:r>
      <w:r w:rsidRPr="003114D9">
        <w:rPr>
          <w:noProof/>
        </w:rPr>
        <w:tab/>
        <w:t xml:space="preserve">Fujita, P.A., Rhead, B., Zweig, A.S., Hinrichs, A.S., Karolchik, D., Cline, M.S., Goldman, M., Barber, G.P., Clawson, H., Coelho, A., et al. (2011). The UCSC Genome Browser database: update 2011. Nucleic acids research </w:t>
      </w:r>
      <w:r w:rsidRPr="003114D9">
        <w:rPr>
          <w:i/>
          <w:noProof/>
        </w:rPr>
        <w:t>39</w:t>
      </w:r>
      <w:r w:rsidRPr="003114D9">
        <w:rPr>
          <w:noProof/>
        </w:rPr>
        <w:t>, D876–882. 10.1093/nar/gkq963.</w:t>
      </w:r>
    </w:p>
    <w:p w14:paraId="24968EDA" w14:textId="77777777" w:rsidR="003114D9" w:rsidRPr="003114D9" w:rsidRDefault="003114D9" w:rsidP="003114D9">
      <w:pPr>
        <w:pStyle w:val="EndNoteBibliography"/>
        <w:ind w:left="720" w:hanging="720"/>
        <w:rPr>
          <w:noProof/>
        </w:rPr>
      </w:pPr>
      <w:r w:rsidRPr="003114D9">
        <w:rPr>
          <w:noProof/>
        </w:rPr>
        <w:t>64.</w:t>
      </w:r>
      <w:r w:rsidRPr="003114D9">
        <w:rPr>
          <w:noProof/>
        </w:rPr>
        <w:tab/>
        <w:t xml:space="preserve">Price, A.L., Patterson, N.J., Plenge, R.M., Weinblatt, M.E., Shadick, N.A., and Reich, D. (2006). Principal components analysis corrects for stratification in genome-wide association studies. Nat Genet </w:t>
      </w:r>
      <w:r w:rsidRPr="003114D9">
        <w:rPr>
          <w:i/>
          <w:noProof/>
        </w:rPr>
        <w:t>38</w:t>
      </w:r>
      <w:r w:rsidRPr="003114D9">
        <w:rPr>
          <w:noProof/>
        </w:rPr>
        <w:t>, 904–909. 10.1038/ng1847.</w:t>
      </w:r>
    </w:p>
    <w:p w14:paraId="1293A3D1" w14:textId="77777777" w:rsidR="003114D9" w:rsidRPr="003114D9" w:rsidRDefault="003114D9" w:rsidP="003114D9">
      <w:pPr>
        <w:pStyle w:val="EndNoteBibliography"/>
        <w:ind w:left="720" w:hanging="720"/>
        <w:rPr>
          <w:noProof/>
        </w:rPr>
      </w:pPr>
      <w:r w:rsidRPr="003114D9">
        <w:rPr>
          <w:noProof/>
        </w:rPr>
        <w:t>65.</w:t>
      </w:r>
      <w:r w:rsidRPr="003114D9">
        <w:rPr>
          <w:noProof/>
        </w:rPr>
        <w:tab/>
        <w:t xml:space="preserve">Purcell, S., Neale, B., Todd-Brown, K., Thomas, L., Ferreira, M.A., Bender, D., Maller, J., Sklar, P., de Bakker, P.I., Daly, M.J., and Sham, P.C. (2007). PLINK: a tool set for whole-genome association and population-based linkage analyses. Am J Hum Genet </w:t>
      </w:r>
      <w:r w:rsidRPr="003114D9">
        <w:rPr>
          <w:i/>
          <w:noProof/>
        </w:rPr>
        <w:t>81</w:t>
      </w:r>
      <w:r w:rsidRPr="003114D9">
        <w:rPr>
          <w:noProof/>
        </w:rPr>
        <w:t>, 559–575. 10.1086/519795.</w:t>
      </w:r>
    </w:p>
    <w:p w14:paraId="78A1C712" w14:textId="77777777" w:rsidR="003114D9" w:rsidRPr="003114D9" w:rsidRDefault="003114D9" w:rsidP="003114D9">
      <w:pPr>
        <w:pStyle w:val="EndNoteBibliography"/>
        <w:ind w:left="720" w:hanging="720"/>
        <w:rPr>
          <w:noProof/>
        </w:rPr>
      </w:pPr>
      <w:r w:rsidRPr="003114D9">
        <w:rPr>
          <w:noProof/>
        </w:rPr>
        <w:t>66.</w:t>
      </w:r>
      <w:r w:rsidRPr="003114D9">
        <w:rPr>
          <w:noProof/>
        </w:rPr>
        <w:tab/>
        <w:t xml:space="preserve">Delaneau, O., Zagury, J.F., and Marchini, J. (2013). Improved whole-chromosome phasing for disease and population genetic studies. Nat Methods </w:t>
      </w:r>
      <w:r w:rsidRPr="003114D9">
        <w:rPr>
          <w:i/>
          <w:noProof/>
        </w:rPr>
        <w:t>10</w:t>
      </w:r>
      <w:r w:rsidRPr="003114D9">
        <w:rPr>
          <w:noProof/>
        </w:rPr>
        <w:t>, 5–6. 10.1038/nmeth.2307.</w:t>
      </w:r>
    </w:p>
    <w:p w14:paraId="46C19B96" w14:textId="77777777" w:rsidR="003114D9" w:rsidRPr="003114D9" w:rsidRDefault="003114D9" w:rsidP="003114D9">
      <w:pPr>
        <w:pStyle w:val="EndNoteBibliography"/>
        <w:ind w:left="720" w:hanging="720"/>
        <w:rPr>
          <w:noProof/>
        </w:rPr>
      </w:pPr>
      <w:r w:rsidRPr="003114D9">
        <w:rPr>
          <w:noProof/>
        </w:rPr>
        <w:lastRenderedPageBreak/>
        <w:t>67.</w:t>
      </w:r>
      <w:r w:rsidRPr="003114D9">
        <w:rPr>
          <w:noProof/>
        </w:rPr>
        <w:tab/>
        <w:t xml:space="preserve">Howie, B., Fuchsberger, C., Stephens, M., Marchini, J., and Abecasis, G.R. (2012). Fast and accurate genotype imputation in genome-wide association studies through pre-phasing. Nat Genet </w:t>
      </w:r>
      <w:r w:rsidRPr="003114D9">
        <w:rPr>
          <w:i/>
          <w:noProof/>
        </w:rPr>
        <w:t>44</w:t>
      </w:r>
      <w:r w:rsidRPr="003114D9">
        <w:rPr>
          <w:noProof/>
        </w:rPr>
        <w:t>, 955–959. 10.1038/ng.2354.</w:t>
      </w:r>
    </w:p>
    <w:p w14:paraId="3FCD1F61" w14:textId="77777777" w:rsidR="003114D9" w:rsidRPr="003114D9" w:rsidRDefault="003114D9" w:rsidP="003114D9">
      <w:pPr>
        <w:pStyle w:val="EndNoteBibliography"/>
        <w:ind w:left="720" w:hanging="720"/>
        <w:rPr>
          <w:noProof/>
        </w:rPr>
      </w:pPr>
      <w:r w:rsidRPr="003114D9">
        <w:rPr>
          <w:noProof/>
        </w:rPr>
        <w:t>68.</w:t>
      </w:r>
      <w:r w:rsidRPr="003114D9">
        <w:rPr>
          <w:noProof/>
        </w:rPr>
        <w:tab/>
        <w:t xml:space="preserve">Genomes Project, C., Abecasis, G.R., Auton, A., Brooks, L.D., DePristo, M.A., Durbin, R.M., Handsaker, R.E., Kang, H.M., Marth, G.T., and McVean, G.A. (2012). An integrated map of genetic variation from 1,092 human genomes. Nature </w:t>
      </w:r>
      <w:r w:rsidRPr="003114D9">
        <w:rPr>
          <w:i/>
          <w:noProof/>
        </w:rPr>
        <w:t>491</w:t>
      </w:r>
      <w:r w:rsidRPr="003114D9">
        <w:rPr>
          <w:noProof/>
        </w:rPr>
        <w:t>, 56–65. 10.1038/nature11632.</w:t>
      </w:r>
    </w:p>
    <w:p w14:paraId="32627C5D" w14:textId="77777777" w:rsidR="003114D9" w:rsidRPr="003114D9" w:rsidRDefault="003114D9" w:rsidP="003114D9">
      <w:pPr>
        <w:pStyle w:val="EndNoteBibliography"/>
        <w:ind w:left="720" w:hanging="720"/>
        <w:rPr>
          <w:noProof/>
        </w:rPr>
      </w:pPr>
      <w:r w:rsidRPr="003114D9">
        <w:rPr>
          <w:noProof/>
        </w:rPr>
        <w:t>69.</w:t>
      </w:r>
      <w:r w:rsidRPr="003114D9">
        <w:rPr>
          <w:noProof/>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sidRPr="003114D9">
        <w:rPr>
          <w:i/>
          <w:noProof/>
        </w:rPr>
        <w:t>50</w:t>
      </w:r>
      <w:r w:rsidRPr="003114D9">
        <w:rPr>
          <w:noProof/>
        </w:rPr>
        <w:t>, 1335–1341. 10.1038/s41588-018-0184-y.</w:t>
      </w:r>
    </w:p>
    <w:p w14:paraId="41375F5C" w14:textId="77777777" w:rsidR="003114D9" w:rsidRPr="003114D9" w:rsidRDefault="003114D9" w:rsidP="003114D9">
      <w:pPr>
        <w:pStyle w:val="EndNoteBibliography"/>
        <w:ind w:left="720" w:hanging="720"/>
        <w:rPr>
          <w:noProof/>
        </w:rPr>
      </w:pPr>
      <w:r w:rsidRPr="003114D9">
        <w:rPr>
          <w:noProof/>
        </w:rPr>
        <w:t>70.</w:t>
      </w:r>
      <w:r w:rsidRPr="003114D9">
        <w:rPr>
          <w:noProof/>
        </w:rPr>
        <w:tab/>
        <w:t>Lelong, S., Zhou, X., Afrasiabi, C., Qian, Z., Cano, M.A., Tsueng, G., Xin, J., Mullen, J., Yao, Y., Avila, R., et al. (2022). BioThings SDK: a toolkit for building high-performance data APIs in biomedical research. Bioinformatics. 10.1093/bioinformatics/btac017.</w:t>
      </w:r>
    </w:p>
    <w:p w14:paraId="663D5DB7" w14:textId="36644EFF" w:rsidR="00E65EED" w:rsidRPr="004E19D7" w:rsidRDefault="00F95A73" w:rsidP="00DE6744">
      <w:pPr>
        <w:spacing w:line="480" w:lineRule="auto"/>
      </w:pPr>
      <w:r w:rsidRPr="004E19D7">
        <w:fldChar w:fldCharType="end"/>
      </w:r>
    </w:p>
    <w:p w14:paraId="03629E9B" w14:textId="77777777" w:rsidR="00E65EED" w:rsidRPr="004E19D7" w:rsidRDefault="00E65EED">
      <w:r w:rsidRPr="004E19D7">
        <w:br w:type="page"/>
      </w:r>
    </w:p>
    <w:p w14:paraId="63E1A902" w14:textId="2A026CE5" w:rsidR="00D47704" w:rsidRPr="004E19D7" w:rsidRDefault="00E65EED" w:rsidP="00DE6744">
      <w:pPr>
        <w:spacing w:line="480" w:lineRule="auto"/>
        <w:rPr>
          <w:b/>
          <w:bCs/>
        </w:rPr>
      </w:pPr>
      <w:r w:rsidRPr="004E19D7">
        <w:rPr>
          <w:b/>
          <w:bCs/>
        </w:rPr>
        <w:lastRenderedPageBreak/>
        <w:t>Figure legends</w:t>
      </w:r>
    </w:p>
    <w:p w14:paraId="364A7EB7" w14:textId="5DA76AD7" w:rsidR="00E65EED" w:rsidRPr="004E19D7" w:rsidRDefault="004E19D7" w:rsidP="004E19D7">
      <w:pPr>
        <w:pStyle w:val="NormalWeb"/>
      </w:pPr>
      <w:r w:rsidRPr="004E19D7">
        <w:rPr>
          <w:b/>
          <w:bCs/>
        </w:rPr>
        <w:t>Figure 1. Weight trajectory modeling, subject selection, and study design.</w:t>
      </w:r>
      <w:r w:rsidRPr="004E19D7">
        <w:br/>
      </w:r>
      <w:r w:rsidRPr="004E19D7">
        <w:rPr>
          <w:b/>
          <w:bCs/>
        </w:rPr>
        <w:t>a.</w:t>
      </w:r>
      <w:r w:rsidRPr="004E19D7">
        <w:t xml:space="preserve"> Mean EBW (kg) over 7 years post-surgery is shown for each latent trajectory group identified via latent class growth mixture modeling. EBW was defined as the difference between actual weight and ideal body weight (based on BMI 25 kg/m²). </w:t>
      </w:r>
      <w:r w:rsidRPr="004E19D7">
        <w:rPr>
          <w:rStyle w:val="Strong"/>
          <w:rFonts w:eastAsiaTheme="majorEastAsia"/>
          <w:b w:val="0"/>
          <w:bCs w:val="0"/>
        </w:rPr>
        <w:t>Class 1 (blue):</w:t>
      </w:r>
      <w:r w:rsidRPr="004E19D7">
        <w:t xml:space="preserve"> Individuals with initial weight loss followed by substantial long-term regain. </w:t>
      </w:r>
      <w:r w:rsidRPr="004E19D7">
        <w:rPr>
          <w:rStyle w:val="Strong"/>
          <w:rFonts w:eastAsiaTheme="majorEastAsia"/>
          <w:b w:val="0"/>
          <w:bCs w:val="0"/>
        </w:rPr>
        <w:t>Class 2 (green):</w:t>
      </w:r>
      <w:r w:rsidRPr="004E19D7">
        <w:t xml:space="preserve"> Individuals with sustained long-term weight loss. </w:t>
      </w:r>
      <w:r w:rsidRPr="004E19D7">
        <w:rPr>
          <w:rStyle w:val="Strong"/>
          <w:rFonts w:eastAsiaTheme="majorEastAsia"/>
          <w:b w:val="0"/>
          <w:bCs w:val="0"/>
        </w:rPr>
        <w:t>Class 3 (red):</w:t>
      </w:r>
      <w:r w:rsidRPr="004E19D7">
        <w:t xml:space="preserve"> Individuals with limited weight loss and early plateau. Shaded regions represent ±2 standard errors from the mean at each time point. </w:t>
      </w:r>
      <w:r w:rsidRPr="004E19D7">
        <w:rPr>
          <w:b/>
          <w:bCs/>
        </w:rPr>
        <w:t xml:space="preserve">b. </w:t>
      </w:r>
      <w:r w:rsidRPr="004E19D7">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4E19D7">
        <w:rPr>
          <w:b/>
          <w:bCs/>
        </w:rPr>
        <w:t>c-d.</w:t>
      </w:r>
      <w:r w:rsidRPr="004E19D7">
        <w:t xml:space="preserve"> Broken-stick linear mixed-effects model fitted to the EBW data with knots at 6, 12, and 24 months, enabling interpolation across time points and estimating individual-specific weight trajectories over 7 years. </w:t>
      </w:r>
      <w:r w:rsidRPr="004E19D7">
        <w:rPr>
          <w:b/>
          <w:bCs/>
        </w:rPr>
        <w:t xml:space="preserve">e. </w:t>
      </w:r>
      <w:r w:rsidRPr="004E19D7">
        <w:t xml:space="preserve">Correlation plot of observed and predicted EBW from the broken-stick linear mixed-effects model. </w:t>
      </w:r>
      <w:r w:rsidRPr="004E19D7">
        <w:rPr>
          <w:b/>
          <w:bCs/>
        </w:rPr>
        <w:t>f.</w:t>
      </w:r>
      <w:r w:rsidRPr="004E19D7">
        <w:t xml:space="preserve"> Overview of study workflow. Untargeted metabolomics was performed on fasting plasma collected preoperatively in the LABS-2 cohort. A 1</w:t>
      </w:r>
      <w:r w:rsidR="00EE5E85">
        <w:t>3</w:t>
      </w:r>
      <w:r w:rsidRPr="004E19D7">
        <w:t>-metabolite risk score (</w:t>
      </w:r>
      <w:proofErr w:type="spellStart"/>
      <w:r w:rsidRPr="004E19D7">
        <w:t>MetRS</w:t>
      </w:r>
      <w:proofErr w:type="spellEnd"/>
      <w:r w:rsidRPr="004E19D7">
        <w:t>) was derived in the discovery cohort and validated in two independent datasets: a post-RYGB clinical cohort (</w:t>
      </w:r>
      <w:r w:rsidRPr="004E19D7">
        <w:rPr>
          <w:i/>
          <w:iCs/>
        </w:rPr>
        <w:t>n</w:t>
      </w:r>
      <w:r w:rsidRPr="004E19D7">
        <w:t xml:space="preserve"> = 36, median 7.2 years post-op) and an obesity extremes cohort from the Estonian Biobank (</w:t>
      </w:r>
      <w:r w:rsidRPr="004E19D7">
        <w:rPr>
          <w:i/>
          <w:iCs/>
        </w:rPr>
        <w:t>n</w:t>
      </w:r>
      <w:r w:rsidRPr="004E19D7">
        <w:t xml:space="preserve"> = 198). Genetic associations with key metabolites were assessed in the Framingham Heart Study.</w:t>
      </w:r>
    </w:p>
    <w:p w14:paraId="27823ABA" w14:textId="2510FACE" w:rsidR="00E65EED" w:rsidRPr="00EE5E85" w:rsidRDefault="00EE5E85" w:rsidP="00EE5E85">
      <w:pPr>
        <w:pStyle w:val="NormalWeb"/>
      </w:pPr>
      <w:r w:rsidRPr="00EE5E85">
        <w:rPr>
          <w:b/>
          <w:bCs/>
        </w:rPr>
        <w:t>Figure 2. Metabolite Risk Score (</w:t>
      </w:r>
      <w:proofErr w:type="spellStart"/>
      <w:r w:rsidRPr="00EE5E85">
        <w:rPr>
          <w:b/>
          <w:bCs/>
        </w:rPr>
        <w:t>MetRS</w:t>
      </w:r>
      <w:proofErr w:type="spellEnd"/>
      <w:r w:rsidRPr="00EE5E85">
        <w:rPr>
          <w:b/>
          <w:bCs/>
        </w:rPr>
        <w:t xml:space="preserve">). a. </w:t>
      </w:r>
      <w:r w:rsidRPr="00EE5E85">
        <w:t xml:space="preserve">Metabolites included in the </w:t>
      </w:r>
      <w:proofErr w:type="spellStart"/>
      <w:r w:rsidRPr="00EE5E85">
        <w:t>MetRS</w:t>
      </w:r>
      <w:proofErr w:type="spellEnd"/>
      <w:r w:rsidRPr="00EE5E85">
        <w:t xml:space="preserve">, </w:t>
      </w:r>
      <w:r w:rsidRPr="00EE5E85">
        <w:rPr>
          <w:b/>
          <w:bCs/>
        </w:rPr>
        <w:t>b.</w:t>
      </w:r>
      <w:r w:rsidRPr="00EE5E85">
        <w:t xml:space="preserve"> Bubble plot depicting Pearson correlation coefficients between metabolites included in the </w:t>
      </w:r>
      <w:proofErr w:type="spellStart"/>
      <w:r w:rsidRPr="00EE5E85">
        <w:t>MetRS</w:t>
      </w:r>
      <w:proofErr w:type="spellEnd"/>
      <w:r w:rsidRPr="00EE5E85">
        <w:t xml:space="preserve">.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sidRPr="00EE5E85">
        <w:rPr>
          <w:b/>
          <w:bCs/>
        </w:rPr>
        <w:t>c.</w:t>
      </w:r>
      <w:r w:rsidRPr="00EE5E85">
        <w:t xml:space="preserve"> Hierarchical clustering heatmap depicting pairwise Pearson correlation coefficients among the 1</w:t>
      </w:r>
      <w:r>
        <w:t>3</w:t>
      </w:r>
      <w:r w:rsidRPr="00EE5E85">
        <w:t xml:space="preserve"> metabolites comprising the </w:t>
      </w:r>
      <w:proofErr w:type="spellStart"/>
      <w:r w:rsidRPr="00EE5E85">
        <w:t>MetRS</w:t>
      </w:r>
      <w:proofErr w:type="spellEnd"/>
      <w:r w:rsidRPr="00EE5E85">
        <w:t xml:space="preserve">.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w:t>
      </w:r>
      <w:proofErr w:type="spellStart"/>
      <w:r w:rsidRPr="00EE5E85">
        <w:t>MetRS</w:t>
      </w:r>
      <w:proofErr w:type="spellEnd"/>
      <w:r w:rsidRPr="00EE5E85">
        <w:t>.</w:t>
      </w:r>
    </w:p>
    <w:p w14:paraId="612E9615" w14:textId="4F980BF0" w:rsidR="004B3B8C" w:rsidRPr="004B3B8C" w:rsidRDefault="004B3B8C" w:rsidP="004B3B8C">
      <w:r w:rsidRPr="004B3B8C">
        <w:rPr>
          <w:b/>
          <w:bCs/>
        </w:rPr>
        <w:t>Figure 3. Metabolite Risk Score (</w:t>
      </w:r>
      <w:proofErr w:type="spellStart"/>
      <w:r w:rsidRPr="004B3B8C">
        <w:rPr>
          <w:b/>
          <w:bCs/>
        </w:rPr>
        <w:t>MetRS</w:t>
      </w:r>
      <w:proofErr w:type="spellEnd"/>
      <w:r w:rsidRPr="004B3B8C">
        <w:rPr>
          <w:b/>
          <w:bCs/>
        </w:rPr>
        <w:t xml:space="preserve">) performance in the LABS-2 cohort. a. </w:t>
      </w:r>
      <w:r w:rsidRPr="004B3B8C">
        <w:t xml:space="preserve">Boxplot of </w:t>
      </w:r>
      <w:proofErr w:type="spellStart"/>
      <w:r w:rsidRPr="004B3B8C">
        <w:t>MetRS</w:t>
      </w:r>
      <w:proofErr w:type="spellEnd"/>
      <w:r w:rsidRPr="004B3B8C">
        <w:t xml:space="preserve"> in the Class 1 (weight regain) and Class 2 (sustained weight loss) groups, </w:t>
      </w:r>
      <w:r w:rsidRPr="004B3B8C">
        <w:rPr>
          <w:b/>
          <w:bCs/>
        </w:rPr>
        <w:t>b</w:t>
      </w:r>
      <w:r w:rsidRPr="004B3B8C">
        <w:t xml:space="preserve">. Receiver Operating Characteristic (ROC) curves compares the performance of logistic regression models with and without the </w:t>
      </w:r>
      <w:proofErr w:type="spellStart"/>
      <w:r w:rsidRPr="004B3B8C">
        <w:t>MetRS</w:t>
      </w:r>
      <w:proofErr w:type="spellEnd"/>
      <w:r w:rsidRPr="004B3B8C">
        <w:t xml:space="preserve"> for predicting weight regain after RYGB. The blue curve represents the model including baseline excess body weight (EBW), age, sex and </w:t>
      </w:r>
      <w:proofErr w:type="spellStart"/>
      <w:r w:rsidRPr="004B3B8C">
        <w:t>MetRS</w:t>
      </w:r>
      <w:proofErr w:type="spellEnd"/>
      <w:r w:rsidRPr="004B3B8C">
        <w:t xml:space="preserve"> (AUC =0.745), showing improved discrimination over the green curve representing the model without </w:t>
      </w:r>
      <w:proofErr w:type="spellStart"/>
      <w:r w:rsidRPr="004B3B8C">
        <w:t>MetRS</w:t>
      </w:r>
      <w:proofErr w:type="spellEnd"/>
      <w:r w:rsidRPr="004B3B8C">
        <w:t xml:space="preserve"> (AUC = 0.600). </w:t>
      </w:r>
      <w:r w:rsidRPr="004B3B8C">
        <w:rPr>
          <w:b/>
          <w:bCs/>
        </w:rPr>
        <w:t>c.</w:t>
      </w:r>
      <w:r w:rsidRPr="004B3B8C">
        <w:t xml:space="preserve"> Cross-validation performance metrics for the metabolite-based predictive model. Boxplots summarize the distribution of error metrics from 100 iterations of 10-fold cross-validation used to evaluate model performance. RMSE (Root Mean Squared Error) reflects the </w:t>
      </w:r>
      <w:r w:rsidRPr="004B3B8C">
        <w:lastRenderedPageBreak/>
        <w:t xml:space="preserve">average magnitude of prediction errors, weighted by larger deviations. MAE (Mean Absolute Error) captures the average absolute difference between predicted and observed values, </w:t>
      </w:r>
      <w:r w:rsidRPr="004B3B8C">
        <w:rPr>
          <w:b/>
          <w:bCs/>
        </w:rPr>
        <w:t>d.</w:t>
      </w:r>
      <w:r w:rsidRPr="004B3B8C">
        <w:t xml:space="preserve"> Forest plots summarizing odds ratio (OR) and 95% confidence intervals for predictors of weight regain across four logistic regression models. Model 1 includes baseline EBW, age, and sex; Model 2 includes </w:t>
      </w:r>
      <w:proofErr w:type="spellStart"/>
      <w:r w:rsidRPr="004B3B8C">
        <w:t>MetRS</w:t>
      </w:r>
      <w:proofErr w:type="spellEnd"/>
      <w:r w:rsidRPr="004B3B8C">
        <w:t xml:space="preserve"> only; Model 3 includes </w:t>
      </w:r>
      <w:proofErr w:type="spellStart"/>
      <w:r w:rsidRPr="004B3B8C">
        <w:t>MetRS</w:t>
      </w:r>
      <w:proofErr w:type="spellEnd"/>
      <w:r w:rsidRPr="004B3B8C">
        <w:t xml:space="preserve"> and Baseline EBW, and Model 4 includes baseline EBW, age, sex and </w:t>
      </w:r>
      <w:proofErr w:type="spellStart"/>
      <w:r w:rsidRPr="004B3B8C">
        <w:t>MetRS</w:t>
      </w:r>
      <w:proofErr w:type="spellEnd"/>
      <w:r w:rsidRPr="004B3B8C">
        <w:t>.</w:t>
      </w:r>
    </w:p>
    <w:p w14:paraId="15BAFFD1" w14:textId="53408782" w:rsidR="00E65EED" w:rsidRPr="004E19D7" w:rsidRDefault="00E65EED" w:rsidP="00E65EED"/>
    <w:p w14:paraId="2232C322" w14:textId="6FAE49E1" w:rsidR="004B3B8C" w:rsidRPr="004B3B8C" w:rsidRDefault="004B3B8C" w:rsidP="004B3B8C">
      <w:r w:rsidRPr="004B3B8C">
        <w:rPr>
          <w:b/>
          <w:bCs/>
        </w:rPr>
        <w:t xml:space="preserve">Figure 4. </w:t>
      </w:r>
      <w:r w:rsidR="00F314CC">
        <w:rPr>
          <w:b/>
          <w:bCs/>
        </w:rPr>
        <w:t xml:space="preserve">Evaluation </w:t>
      </w:r>
      <w:r w:rsidRPr="004B3B8C">
        <w:rPr>
          <w:b/>
          <w:bCs/>
        </w:rPr>
        <w:t>of the Metabolic Risk Score (</w:t>
      </w:r>
      <w:proofErr w:type="spellStart"/>
      <w:r w:rsidRPr="004B3B8C">
        <w:rPr>
          <w:b/>
          <w:bCs/>
        </w:rPr>
        <w:t>MetRS</w:t>
      </w:r>
      <w:proofErr w:type="spellEnd"/>
      <w:r w:rsidRPr="004B3B8C">
        <w:rPr>
          <w:b/>
          <w:bCs/>
        </w:rPr>
        <w:t>)</w:t>
      </w:r>
      <w:r w:rsidR="00F314CC">
        <w:rPr>
          <w:b/>
          <w:bCs/>
        </w:rPr>
        <w:t xml:space="preserve"> in external cohorts</w:t>
      </w:r>
      <w:r w:rsidRPr="004B3B8C">
        <w:rPr>
          <w:b/>
          <w:bCs/>
        </w:rPr>
        <w:t>. a.</w:t>
      </w:r>
      <w:r w:rsidRPr="004B3B8C">
        <w:t xml:space="preserve"> Mean </w:t>
      </w:r>
      <w:proofErr w:type="spellStart"/>
      <w:r w:rsidRPr="004B3B8C">
        <w:t>MetRS</w:t>
      </w:r>
      <w:proofErr w:type="spellEnd"/>
      <w:r w:rsidRPr="004B3B8C">
        <w:t xml:space="preserve"> values in lean and obese participants from Estonia Biobank Obesity Extremes cohort (n=198), </w:t>
      </w:r>
      <w:r w:rsidRPr="004B3B8C">
        <w:rPr>
          <w:b/>
          <w:bCs/>
        </w:rPr>
        <w:t>b.</w:t>
      </w:r>
      <w:r w:rsidRPr="004B3B8C">
        <w:t xml:space="preserve"> </w:t>
      </w:r>
      <w:proofErr w:type="spellStart"/>
      <w:r w:rsidRPr="004B3B8C">
        <w:t>MetRS</w:t>
      </w:r>
      <w:proofErr w:type="spellEnd"/>
      <w:r w:rsidRPr="004B3B8C">
        <w:t xml:space="preserve"> in an independent post-RYGB clinical cohort (n=35) comparing individuals with long-term weight regain (RGN) versus those with sustained weight loss (SWL), </w:t>
      </w:r>
      <w:r w:rsidRPr="004B3B8C">
        <w:rPr>
          <w:b/>
          <w:bCs/>
        </w:rPr>
        <w:t>c.</w:t>
      </w:r>
      <w:r w:rsidRPr="004B3B8C">
        <w:t xml:space="preserve"> Correlation of </w:t>
      </w:r>
      <w:proofErr w:type="spellStart"/>
      <w:r w:rsidRPr="004B3B8C">
        <w:t>MetRS</w:t>
      </w:r>
      <w:proofErr w:type="spellEnd"/>
      <w:r w:rsidRPr="004B3B8C">
        <w:t xml:space="preserve"> with percentage weight regain (%regain) with the </w:t>
      </w:r>
      <w:proofErr w:type="spellStart"/>
      <w:r w:rsidRPr="004B3B8C">
        <w:t>MetRS</w:t>
      </w:r>
      <w:proofErr w:type="spellEnd"/>
      <w:r w:rsidRPr="004B3B8C">
        <w:t xml:space="preserve"> in the pre-surgical metabolite profiling (red) and post-surgical profiling (blue). Manhattan plots for the genome wide association study of the metabolites in the Framingham Heart Study cohort (n = 1508) showing genome wide association for </w:t>
      </w:r>
      <w:r w:rsidRPr="004B3B8C">
        <w:rPr>
          <w:b/>
          <w:bCs/>
        </w:rPr>
        <w:t>d.</w:t>
      </w:r>
      <w:r w:rsidRPr="004B3B8C">
        <w:t xml:space="preserve"> glucuronate, </w:t>
      </w:r>
      <w:r w:rsidRPr="004B3B8C">
        <w:rPr>
          <w:b/>
          <w:bCs/>
        </w:rPr>
        <w:t>e.</w:t>
      </w:r>
      <w:r w:rsidRPr="004B3B8C">
        <w:t xml:space="preserve"> Kynurenine, </w:t>
      </w:r>
      <w:r w:rsidRPr="004B3B8C">
        <w:rPr>
          <w:b/>
          <w:bCs/>
        </w:rPr>
        <w:t>f.</w:t>
      </w:r>
      <w:r w:rsidRPr="004B3B8C">
        <w:t xml:space="preserve"> Hippurate, and </w:t>
      </w:r>
      <w:r w:rsidRPr="004B3B8C">
        <w:rPr>
          <w:b/>
          <w:bCs/>
        </w:rPr>
        <w:t>g.</w:t>
      </w:r>
      <w:r w:rsidRPr="004B3B8C">
        <w:t xml:space="preserve"> C34:2 Phosphatidyl choline.</w:t>
      </w:r>
    </w:p>
    <w:p w14:paraId="30CE46C3" w14:textId="527E1F43" w:rsidR="00E65EED" w:rsidRPr="004E19D7" w:rsidRDefault="00E65EED" w:rsidP="004B3B8C"/>
    <w:sectPr w:rsidR="00E65EED" w:rsidRPr="004E1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23D3"/>
    <w:multiLevelType w:val="multilevel"/>
    <w:tmpl w:val="151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B4619"/>
    <w:multiLevelType w:val="multilevel"/>
    <w:tmpl w:val="BB9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15EEA"/>
    <w:multiLevelType w:val="multilevel"/>
    <w:tmpl w:val="E1F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44930"/>
    <w:multiLevelType w:val="multilevel"/>
    <w:tmpl w:val="E36A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D13E6"/>
    <w:multiLevelType w:val="multilevel"/>
    <w:tmpl w:val="491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88030">
    <w:abstractNumId w:val="3"/>
  </w:num>
  <w:num w:numId="2" w16cid:durableId="322661031">
    <w:abstractNumId w:val="1"/>
  </w:num>
  <w:num w:numId="3" w16cid:durableId="433325680">
    <w:abstractNumId w:val="2"/>
  </w:num>
  <w:num w:numId="4" w16cid:durableId="2019118837">
    <w:abstractNumId w:val="0"/>
  </w:num>
  <w:num w:numId="5" w16cid:durableId="206852743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ker, Vidhu V.">
    <w15:presenceInfo w15:providerId="AD" w15:userId="S::vvt2114@cumc.columbia.edu::13405119-c497-450c-90de-75f2f235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ell&lt;/Style&gt;&lt;LeftDelim&gt;{&lt;/LeftDelim&gt;&lt;RightDelim&gt;}&lt;/RightDelim&gt;&lt;FontName&gt;Times New Roman&lt;/FontName&gt;&lt;FontSize&gt;12&lt;/FontSize&gt;&lt;ReflistTitle&gt;&lt;style face=&quot;bold&quot;&gt;References&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d2vxvzbrettiewttmxv505wwsfzatsx2zd&quot;&gt;My EndNote Library&lt;record-ids&gt;&lt;item&gt;146&lt;/item&gt;&lt;item&gt;692&lt;/item&gt;&lt;item&gt;1314&lt;/item&gt;&lt;item&gt;1674&lt;/item&gt;&lt;item&gt;2094&lt;/item&gt;&lt;item&gt;2766&lt;/item&gt;&lt;item&gt;2776&lt;/item&gt;&lt;item&gt;6211&lt;/item&gt;&lt;item&gt;6227&lt;/item&gt;&lt;item&gt;6230&lt;/item&gt;&lt;item&gt;6231&lt;/item&gt;&lt;item&gt;6261&lt;/item&gt;&lt;item&gt;6266&lt;/item&gt;&lt;item&gt;6597&lt;/item&gt;&lt;item&gt;6620&lt;/item&gt;&lt;item&gt;6649&lt;/item&gt;&lt;item&gt;6652&lt;/item&gt;&lt;item&gt;6654&lt;/item&gt;&lt;item&gt;6655&lt;/item&gt;&lt;item&gt;6656&lt;/item&gt;&lt;item&gt;6657&lt;/item&gt;&lt;item&gt;6658&lt;/item&gt;&lt;item&gt;6659&lt;/item&gt;&lt;item&gt;6672&lt;/item&gt;&lt;item&gt;6716&lt;/item&gt;&lt;item&gt;6731&lt;/item&gt;&lt;item&gt;6732&lt;/item&gt;&lt;item&gt;6962&lt;/item&gt;&lt;item&gt;6965&lt;/item&gt;&lt;item&gt;8289&lt;/item&gt;&lt;item&gt;8330&lt;/item&gt;&lt;item&gt;8332&lt;/item&gt;&lt;item&gt;8334&lt;/item&gt;&lt;item&gt;8343&lt;/item&gt;&lt;item&gt;8948&lt;/item&gt;&lt;item&gt;8955&lt;/item&gt;&lt;item&gt;9576&lt;/item&gt;&lt;item&gt;9583&lt;/item&gt;&lt;item&gt;9624&lt;/item&gt;&lt;item&gt;9645&lt;/item&gt;&lt;item&gt;9659&lt;/item&gt;&lt;item&gt;9670&lt;/item&gt;&lt;item&gt;11281&lt;/item&gt;&lt;item&gt;11282&lt;/item&gt;&lt;item&gt;11283&lt;/item&gt;&lt;item&gt;11284&lt;/item&gt;&lt;item&gt;11285&lt;/item&gt;&lt;item&gt;11286&lt;/item&gt;&lt;item&gt;11288&lt;/item&gt;&lt;item&gt;11290&lt;/item&gt;&lt;item&gt;11291&lt;/item&gt;&lt;item&gt;11296&lt;/item&gt;&lt;item&gt;11297&lt;/item&gt;&lt;item&gt;11298&lt;/item&gt;&lt;item&gt;11299&lt;/item&gt;&lt;item&gt;11364&lt;/item&gt;&lt;item&gt;11365&lt;/item&gt;&lt;item&gt;11366&lt;/item&gt;&lt;item&gt;11599&lt;/item&gt;&lt;item&gt;11604&lt;/item&gt;&lt;item&gt;11880&lt;/item&gt;&lt;item&gt;11881&lt;/item&gt;&lt;item&gt;11882&lt;/item&gt;&lt;item&gt;11883&lt;/item&gt;&lt;item&gt;11884&lt;/item&gt;&lt;item&gt;11933&lt;/item&gt;&lt;/record-ids&gt;&lt;/item&gt;&lt;/Libraries&gt;"/>
  </w:docVars>
  <w:rsids>
    <w:rsidRoot w:val="00F758FA"/>
    <w:rsid w:val="000018E7"/>
    <w:rsid w:val="000036E7"/>
    <w:rsid w:val="00004F9A"/>
    <w:rsid w:val="000065E4"/>
    <w:rsid w:val="0001038D"/>
    <w:rsid w:val="00024E81"/>
    <w:rsid w:val="000270A5"/>
    <w:rsid w:val="00027560"/>
    <w:rsid w:val="00033576"/>
    <w:rsid w:val="000354AF"/>
    <w:rsid w:val="00040FB2"/>
    <w:rsid w:val="0004181B"/>
    <w:rsid w:val="00044068"/>
    <w:rsid w:val="00044117"/>
    <w:rsid w:val="0004604B"/>
    <w:rsid w:val="000464C6"/>
    <w:rsid w:val="00047CA6"/>
    <w:rsid w:val="00056F70"/>
    <w:rsid w:val="00060136"/>
    <w:rsid w:val="000617AC"/>
    <w:rsid w:val="000626EB"/>
    <w:rsid w:val="000665F4"/>
    <w:rsid w:val="00075118"/>
    <w:rsid w:val="00075B80"/>
    <w:rsid w:val="000856F0"/>
    <w:rsid w:val="00085B6D"/>
    <w:rsid w:val="00090C1F"/>
    <w:rsid w:val="00093AA4"/>
    <w:rsid w:val="0009493F"/>
    <w:rsid w:val="000A4E57"/>
    <w:rsid w:val="000B1C39"/>
    <w:rsid w:val="000B245F"/>
    <w:rsid w:val="000B343F"/>
    <w:rsid w:val="000B3737"/>
    <w:rsid w:val="000B7532"/>
    <w:rsid w:val="000C0263"/>
    <w:rsid w:val="000C174E"/>
    <w:rsid w:val="000C2E6C"/>
    <w:rsid w:val="000C3ED2"/>
    <w:rsid w:val="000D32A7"/>
    <w:rsid w:val="000D4A7A"/>
    <w:rsid w:val="000E665E"/>
    <w:rsid w:val="000F34E3"/>
    <w:rsid w:val="000F3AE0"/>
    <w:rsid w:val="000F4528"/>
    <w:rsid w:val="000F6552"/>
    <w:rsid w:val="00100D7F"/>
    <w:rsid w:val="00103E23"/>
    <w:rsid w:val="001069BD"/>
    <w:rsid w:val="00110908"/>
    <w:rsid w:val="0011340A"/>
    <w:rsid w:val="00117700"/>
    <w:rsid w:val="0011776D"/>
    <w:rsid w:val="00121EF4"/>
    <w:rsid w:val="00122413"/>
    <w:rsid w:val="00127570"/>
    <w:rsid w:val="00130CA0"/>
    <w:rsid w:val="00133365"/>
    <w:rsid w:val="0013349C"/>
    <w:rsid w:val="00136200"/>
    <w:rsid w:val="001373D2"/>
    <w:rsid w:val="00143664"/>
    <w:rsid w:val="00143788"/>
    <w:rsid w:val="0015392B"/>
    <w:rsid w:val="00154952"/>
    <w:rsid w:val="00160AB9"/>
    <w:rsid w:val="00164AD1"/>
    <w:rsid w:val="00164B21"/>
    <w:rsid w:val="00165349"/>
    <w:rsid w:val="00172AAB"/>
    <w:rsid w:val="0018188C"/>
    <w:rsid w:val="00182C43"/>
    <w:rsid w:val="0018536C"/>
    <w:rsid w:val="00186575"/>
    <w:rsid w:val="001949C3"/>
    <w:rsid w:val="00196596"/>
    <w:rsid w:val="00197234"/>
    <w:rsid w:val="001978BD"/>
    <w:rsid w:val="001A0BB6"/>
    <w:rsid w:val="001A6DDD"/>
    <w:rsid w:val="001B0622"/>
    <w:rsid w:val="001B0633"/>
    <w:rsid w:val="001B0711"/>
    <w:rsid w:val="001B321E"/>
    <w:rsid w:val="001B3F99"/>
    <w:rsid w:val="001B4617"/>
    <w:rsid w:val="001B4B52"/>
    <w:rsid w:val="001B5532"/>
    <w:rsid w:val="001B5CEF"/>
    <w:rsid w:val="001C209F"/>
    <w:rsid w:val="001C2BCD"/>
    <w:rsid w:val="001C2D2D"/>
    <w:rsid w:val="001C2DF4"/>
    <w:rsid w:val="001C63F5"/>
    <w:rsid w:val="001D4FE6"/>
    <w:rsid w:val="001D69CE"/>
    <w:rsid w:val="001E0214"/>
    <w:rsid w:val="001E20F3"/>
    <w:rsid w:val="001E5E65"/>
    <w:rsid w:val="001E71E6"/>
    <w:rsid w:val="001E72B1"/>
    <w:rsid w:val="001F0D7E"/>
    <w:rsid w:val="001F2B81"/>
    <w:rsid w:val="001F491F"/>
    <w:rsid w:val="001F56D6"/>
    <w:rsid w:val="00201A99"/>
    <w:rsid w:val="00206867"/>
    <w:rsid w:val="00210134"/>
    <w:rsid w:val="00212250"/>
    <w:rsid w:val="00213C2B"/>
    <w:rsid w:val="0021654B"/>
    <w:rsid w:val="00223103"/>
    <w:rsid w:val="00227D05"/>
    <w:rsid w:val="00232EDA"/>
    <w:rsid w:val="00237F62"/>
    <w:rsid w:val="00240641"/>
    <w:rsid w:val="00241E38"/>
    <w:rsid w:val="002423C5"/>
    <w:rsid w:val="0024356E"/>
    <w:rsid w:val="00246972"/>
    <w:rsid w:val="00253EBF"/>
    <w:rsid w:val="0025663F"/>
    <w:rsid w:val="00256E51"/>
    <w:rsid w:val="00261355"/>
    <w:rsid w:val="002616AA"/>
    <w:rsid w:val="00261CCC"/>
    <w:rsid w:val="002655A6"/>
    <w:rsid w:val="00266C66"/>
    <w:rsid w:val="00267938"/>
    <w:rsid w:val="00271378"/>
    <w:rsid w:val="00273D8D"/>
    <w:rsid w:val="00274954"/>
    <w:rsid w:val="00276A1F"/>
    <w:rsid w:val="00277DBB"/>
    <w:rsid w:val="00280128"/>
    <w:rsid w:val="00283249"/>
    <w:rsid w:val="0028743E"/>
    <w:rsid w:val="002A1C72"/>
    <w:rsid w:val="002A50A0"/>
    <w:rsid w:val="002A5660"/>
    <w:rsid w:val="002A59F3"/>
    <w:rsid w:val="002A768B"/>
    <w:rsid w:val="002B124F"/>
    <w:rsid w:val="002B16A4"/>
    <w:rsid w:val="002B1AE6"/>
    <w:rsid w:val="002B1E0F"/>
    <w:rsid w:val="002C24E1"/>
    <w:rsid w:val="002C51AD"/>
    <w:rsid w:val="002C7040"/>
    <w:rsid w:val="002D2011"/>
    <w:rsid w:val="002D3DFC"/>
    <w:rsid w:val="002D47D5"/>
    <w:rsid w:val="002D583B"/>
    <w:rsid w:val="002D756B"/>
    <w:rsid w:val="002E5B24"/>
    <w:rsid w:val="002E6B39"/>
    <w:rsid w:val="002E7BCF"/>
    <w:rsid w:val="002F1E1D"/>
    <w:rsid w:val="002F4C12"/>
    <w:rsid w:val="003013B1"/>
    <w:rsid w:val="00302E78"/>
    <w:rsid w:val="003076EB"/>
    <w:rsid w:val="00307F82"/>
    <w:rsid w:val="003114D9"/>
    <w:rsid w:val="003137F4"/>
    <w:rsid w:val="00323B68"/>
    <w:rsid w:val="00332ECB"/>
    <w:rsid w:val="003357EB"/>
    <w:rsid w:val="00335C82"/>
    <w:rsid w:val="003366D0"/>
    <w:rsid w:val="00337F8C"/>
    <w:rsid w:val="00340473"/>
    <w:rsid w:val="00343ED1"/>
    <w:rsid w:val="003461EC"/>
    <w:rsid w:val="0034789C"/>
    <w:rsid w:val="00351520"/>
    <w:rsid w:val="003552D3"/>
    <w:rsid w:val="00362114"/>
    <w:rsid w:val="003631B9"/>
    <w:rsid w:val="00363689"/>
    <w:rsid w:val="00363750"/>
    <w:rsid w:val="003648F3"/>
    <w:rsid w:val="0036578F"/>
    <w:rsid w:val="003659E6"/>
    <w:rsid w:val="003665D0"/>
    <w:rsid w:val="00370B94"/>
    <w:rsid w:val="00372ED9"/>
    <w:rsid w:val="003754F7"/>
    <w:rsid w:val="0038211D"/>
    <w:rsid w:val="0038417E"/>
    <w:rsid w:val="00386DF7"/>
    <w:rsid w:val="00387CF7"/>
    <w:rsid w:val="0039295D"/>
    <w:rsid w:val="00392D92"/>
    <w:rsid w:val="00392DA0"/>
    <w:rsid w:val="003935BA"/>
    <w:rsid w:val="003A0748"/>
    <w:rsid w:val="003A5762"/>
    <w:rsid w:val="003B0E43"/>
    <w:rsid w:val="003B19D2"/>
    <w:rsid w:val="003B3751"/>
    <w:rsid w:val="003C11D6"/>
    <w:rsid w:val="003C713B"/>
    <w:rsid w:val="003D29C0"/>
    <w:rsid w:val="003D3008"/>
    <w:rsid w:val="003D3095"/>
    <w:rsid w:val="003D5F79"/>
    <w:rsid w:val="003E34B2"/>
    <w:rsid w:val="003E4FC9"/>
    <w:rsid w:val="003E5EE2"/>
    <w:rsid w:val="003E6EE7"/>
    <w:rsid w:val="003F1A8A"/>
    <w:rsid w:val="003F24AB"/>
    <w:rsid w:val="003F270B"/>
    <w:rsid w:val="003F28B7"/>
    <w:rsid w:val="003F329B"/>
    <w:rsid w:val="003F42EB"/>
    <w:rsid w:val="003F6F6C"/>
    <w:rsid w:val="0040104E"/>
    <w:rsid w:val="0040503B"/>
    <w:rsid w:val="004070C8"/>
    <w:rsid w:val="00421818"/>
    <w:rsid w:val="00425508"/>
    <w:rsid w:val="00426E3C"/>
    <w:rsid w:val="00426E88"/>
    <w:rsid w:val="00427563"/>
    <w:rsid w:val="0044032A"/>
    <w:rsid w:val="00443489"/>
    <w:rsid w:val="00446CCD"/>
    <w:rsid w:val="00447F18"/>
    <w:rsid w:val="00455551"/>
    <w:rsid w:val="00456D7E"/>
    <w:rsid w:val="00457ED7"/>
    <w:rsid w:val="00462672"/>
    <w:rsid w:val="00463E2A"/>
    <w:rsid w:val="00472CC1"/>
    <w:rsid w:val="00473294"/>
    <w:rsid w:val="00473970"/>
    <w:rsid w:val="00476763"/>
    <w:rsid w:val="00476D25"/>
    <w:rsid w:val="00481BFF"/>
    <w:rsid w:val="0048378B"/>
    <w:rsid w:val="00484C20"/>
    <w:rsid w:val="0048717D"/>
    <w:rsid w:val="0049487A"/>
    <w:rsid w:val="00496A7F"/>
    <w:rsid w:val="004A02BF"/>
    <w:rsid w:val="004A18FF"/>
    <w:rsid w:val="004A1DD4"/>
    <w:rsid w:val="004A205D"/>
    <w:rsid w:val="004A6667"/>
    <w:rsid w:val="004A6786"/>
    <w:rsid w:val="004B3017"/>
    <w:rsid w:val="004B3B8C"/>
    <w:rsid w:val="004B59CA"/>
    <w:rsid w:val="004C0A03"/>
    <w:rsid w:val="004C2C41"/>
    <w:rsid w:val="004C5240"/>
    <w:rsid w:val="004C5B9B"/>
    <w:rsid w:val="004C5F3E"/>
    <w:rsid w:val="004C669E"/>
    <w:rsid w:val="004D20E7"/>
    <w:rsid w:val="004E19D7"/>
    <w:rsid w:val="004E2CCE"/>
    <w:rsid w:val="004E2D80"/>
    <w:rsid w:val="004E3168"/>
    <w:rsid w:val="004E3606"/>
    <w:rsid w:val="004E7115"/>
    <w:rsid w:val="004F41F1"/>
    <w:rsid w:val="004F7CB1"/>
    <w:rsid w:val="00500EFC"/>
    <w:rsid w:val="00501663"/>
    <w:rsid w:val="00503F2A"/>
    <w:rsid w:val="005043FF"/>
    <w:rsid w:val="005117B9"/>
    <w:rsid w:val="00512038"/>
    <w:rsid w:val="00512F80"/>
    <w:rsid w:val="00527230"/>
    <w:rsid w:val="005339E3"/>
    <w:rsid w:val="00536876"/>
    <w:rsid w:val="0053713B"/>
    <w:rsid w:val="00541D75"/>
    <w:rsid w:val="00543447"/>
    <w:rsid w:val="00546ACF"/>
    <w:rsid w:val="00546BC4"/>
    <w:rsid w:val="00546D3B"/>
    <w:rsid w:val="00546E8F"/>
    <w:rsid w:val="005478DE"/>
    <w:rsid w:val="005507EB"/>
    <w:rsid w:val="00562962"/>
    <w:rsid w:val="005659C0"/>
    <w:rsid w:val="00565FF6"/>
    <w:rsid w:val="00566DFA"/>
    <w:rsid w:val="00574548"/>
    <w:rsid w:val="00576C39"/>
    <w:rsid w:val="005778A1"/>
    <w:rsid w:val="005803EC"/>
    <w:rsid w:val="00580FED"/>
    <w:rsid w:val="005821A0"/>
    <w:rsid w:val="00582E2B"/>
    <w:rsid w:val="00586692"/>
    <w:rsid w:val="00591273"/>
    <w:rsid w:val="0059170A"/>
    <w:rsid w:val="00594C98"/>
    <w:rsid w:val="00595813"/>
    <w:rsid w:val="005964E3"/>
    <w:rsid w:val="005979FF"/>
    <w:rsid w:val="005A051F"/>
    <w:rsid w:val="005A1D0F"/>
    <w:rsid w:val="005A2FB2"/>
    <w:rsid w:val="005B0187"/>
    <w:rsid w:val="005B239E"/>
    <w:rsid w:val="005B30BF"/>
    <w:rsid w:val="005B3C49"/>
    <w:rsid w:val="005C1731"/>
    <w:rsid w:val="005C3646"/>
    <w:rsid w:val="005C3B78"/>
    <w:rsid w:val="005C4FF4"/>
    <w:rsid w:val="005C6FA5"/>
    <w:rsid w:val="005D4DD5"/>
    <w:rsid w:val="005D78F9"/>
    <w:rsid w:val="005D7954"/>
    <w:rsid w:val="005E0564"/>
    <w:rsid w:val="005E50A5"/>
    <w:rsid w:val="005E6CA3"/>
    <w:rsid w:val="005F04A0"/>
    <w:rsid w:val="005F0E8B"/>
    <w:rsid w:val="005F62EF"/>
    <w:rsid w:val="0060325E"/>
    <w:rsid w:val="006032D9"/>
    <w:rsid w:val="00603D0C"/>
    <w:rsid w:val="00607432"/>
    <w:rsid w:val="00607E66"/>
    <w:rsid w:val="006105A2"/>
    <w:rsid w:val="0061351C"/>
    <w:rsid w:val="00617D7A"/>
    <w:rsid w:val="006223FB"/>
    <w:rsid w:val="00624DE8"/>
    <w:rsid w:val="00626030"/>
    <w:rsid w:val="00627B53"/>
    <w:rsid w:val="00637C67"/>
    <w:rsid w:val="0064161B"/>
    <w:rsid w:val="006437D0"/>
    <w:rsid w:val="00655F7C"/>
    <w:rsid w:val="006628D2"/>
    <w:rsid w:val="0066518B"/>
    <w:rsid w:val="00666FAE"/>
    <w:rsid w:val="00674DC3"/>
    <w:rsid w:val="006777D1"/>
    <w:rsid w:val="0068270B"/>
    <w:rsid w:val="00682972"/>
    <w:rsid w:val="006875D9"/>
    <w:rsid w:val="00690F16"/>
    <w:rsid w:val="006A1801"/>
    <w:rsid w:val="006B4A86"/>
    <w:rsid w:val="006C5A65"/>
    <w:rsid w:val="006C5E3F"/>
    <w:rsid w:val="006C7594"/>
    <w:rsid w:val="006D253B"/>
    <w:rsid w:val="006D56BC"/>
    <w:rsid w:val="006D56DB"/>
    <w:rsid w:val="006D5CFA"/>
    <w:rsid w:val="006D6A88"/>
    <w:rsid w:val="006D73EC"/>
    <w:rsid w:val="006E0493"/>
    <w:rsid w:val="006E0B03"/>
    <w:rsid w:val="006E186A"/>
    <w:rsid w:val="006F0970"/>
    <w:rsid w:val="006F4D1E"/>
    <w:rsid w:val="00701103"/>
    <w:rsid w:val="00705D17"/>
    <w:rsid w:val="00711D4B"/>
    <w:rsid w:val="00712DF5"/>
    <w:rsid w:val="007143E1"/>
    <w:rsid w:val="00716B47"/>
    <w:rsid w:val="007210E9"/>
    <w:rsid w:val="0072535D"/>
    <w:rsid w:val="007256DE"/>
    <w:rsid w:val="007268D4"/>
    <w:rsid w:val="0073452E"/>
    <w:rsid w:val="007350F3"/>
    <w:rsid w:val="007352FE"/>
    <w:rsid w:val="00737785"/>
    <w:rsid w:val="007406F7"/>
    <w:rsid w:val="007409B8"/>
    <w:rsid w:val="00740C47"/>
    <w:rsid w:val="00741E14"/>
    <w:rsid w:val="00755809"/>
    <w:rsid w:val="00756296"/>
    <w:rsid w:val="007600C8"/>
    <w:rsid w:val="007622BD"/>
    <w:rsid w:val="00762907"/>
    <w:rsid w:val="00763D8A"/>
    <w:rsid w:val="00766DBA"/>
    <w:rsid w:val="0077120B"/>
    <w:rsid w:val="00775BCD"/>
    <w:rsid w:val="00781C95"/>
    <w:rsid w:val="007849F2"/>
    <w:rsid w:val="00786E2E"/>
    <w:rsid w:val="00787A01"/>
    <w:rsid w:val="00787D7C"/>
    <w:rsid w:val="00790E8C"/>
    <w:rsid w:val="0079527B"/>
    <w:rsid w:val="007965A8"/>
    <w:rsid w:val="007A2E5C"/>
    <w:rsid w:val="007B1B1B"/>
    <w:rsid w:val="007B249A"/>
    <w:rsid w:val="007B37F9"/>
    <w:rsid w:val="007B4972"/>
    <w:rsid w:val="007B59B7"/>
    <w:rsid w:val="007B5A89"/>
    <w:rsid w:val="007B7136"/>
    <w:rsid w:val="007B7804"/>
    <w:rsid w:val="007C0B75"/>
    <w:rsid w:val="007C22EC"/>
    <w:rsid w:val="007C386B"/>
    <w:rsid w:val="007C5478"/>
    <w:rsid w:val="007C571D"/>
    <w:rsid w:val="007C7473"/>
    <w:rsid w:val="007C7D39"/>
    <w:rsid w:val="007E7402"/>
    <w:rsid w:val="007F0235"/>
    <w:rsid w:val="007F65E3"/>
    <w:rsid w:val="00801B3B"/>
    <w:rsid w:val="00802F99"/>
    <w:rsid w:val="008062CF"/>
    <w:rsid w:val="00806ABC"/>
    <w:rsid w:val="008073B4"/>
    <w:rsid w:val="00810DAA"/>
    <w:rsid w:val="0081519E"/>
    <w:rsid w:val="00817C7D"/>
    <w:rsid w:val="0082287C"/>
    <w:rsid w:val="008259A4"/>
    <w:rsid w:val="00831F14"/>
    <w:rsid w:val="008353DA"/>
    <w:rsid w:val="00841C2A"/>
    <w:rsid w:val="00841C3A"/>
    <w:rsid w:val="00843A54"/>
    <w:rsid w:val="008450AB"/>
    <w:rsid w:val="0085134D"/>
    <w:rsid w:val="00851CC1"/>
    <w:rsid w:val="008521F4"/>
    <w:rsid w:val="0085281C"/>
    <w:rsid w:val="00855A59"/>
    <w:rsid w:val="008560C4"/>
    <w:rsid w:val="00857AB2"/>
    <w:rsid w:val="00862BE9"/>
    <w:rsid w:val="00863063"/>
    <w:rsid w:val="00865059"/>
    <w:rsid w:val="00870EB5"/>
    <w:rsid w:val="00873A99"/>
    <w:rsid w:val="0088101A"/>
    <w:rsid w:val="00882617"/>
    <w:rsid w:val="00884AA5"/>
    <w:rsid w:val="00884C8E"/>
    <w:rsid w:val="00896554"/>
    <w:rsid w:val="008A1456"/>
    <w:rsid w:val="008A2052"/>
    <w:rsid w:val="008A3A29"/>
    <w:rsid w:val="008A49C1"/>
    <w:rsid w:val="008A732F"/>
    <w:rsid w:val="008B30A6"/>
    <w:rsid w:val="008B6413"/>
    <w:rsid w:val="008B6421"/>
    <w:rsid w:val="008B71A0"/>
    <w:rsid w:val="008C20E8"/>
    <w:rsid w:val="008C4532"/>
    <w:rsid w:val="008C5A80"/>
    <w:rsid w:val="008D1D43"/>
    <w:rsid w:val="008E1FC9"/>
    <w:rsid w:val="008E7AE8"/>
    <w:rsid w:val="008F4FA2"/>
    <w:rsid w:val="00900DA7"/>
    <w:rsid w:val="009015DD"/>
    <w:rsid w:val="0090165F"/>
    <w:rsid w:val="0090433A"/>
    <w:rsid w:val="0090459D"/>
    <w:rsid w:val="00914DC6"/>
    <w:rsid w:val="00915ED4"/>
    <w:rsid w:val="00916CB9"/>
    <w:rsid w:val="00922D8F"/>
    <w:rsid w:val="00925C4C"/>
    <w:rsid w:val="00926201"/>
    <w:rsid w:val="0093271F"/>
    <w:rsid w:val="0093292C"/>
    <w:rsid w:val="00934B85"/>
    <w:rsid w:val="00942361"/>
    <w:rsid w:val="009427BF"/>
    <w:rsid w:val="00945C59"/>
    <w:rsid w:val="0095133B"/>
    <w:rsid w:val="00955C12"/>
    <w:rsid w:val="00955E38"/>
    <w:rsid w:val="009575F3"/>
    <w:rsid w:val="00960F17"/>
    <w:rsid w:val="00964149"/>
    <w:rsid w:val="009642BA"/>
    <w:rsid w:val="009675C3"/>
    <w:rsid w:val="009714DC"/>
    <w:rsid w:val="009726FB"/>
    <w:rsid w:val="00992682"/>
    <w:rsid w:val="009955DF"/>
    <w:rsid w:val="009A42B8"/>
    <w:rsid w:val="009A53CF"/>
    <w:rsid w:val="009B0630"/>
    <w:rsid w:val="009B14D4"/>
    <w:rsid w:val="009B5474"/>
    <w:rsid w:val="009B7E2D"/>
    <w:rsid w:val="009C44EB"/>
    <w:rsid w:val="009D061B"/>
    <w:rsid w:val="009D1D9C"/>
    <w:rsid w:val="009D7444"/>
    <w:rsid w:val="009D7989"/>
    <w:rsid w:val="009E45EC"/>
    <w:rsid w:val="009E4EBA"/>
    <w:rsid w:val="009F092B"/>
    <w:rsid w:val="009F53D9"/>
    <w:rsid w:val="00A111F1"/>
    <w:rsid w:val="00A13007"/>
    <w:rsid w:val="00A1305E"/>
    <w:rsid w:val="00A15604"/>
    <w:rsid w:val="00A15DB5"/>
    <w:rsid w:val="00A27020"/>
    <w:rsid w:val="00A277BD"/>
    <w:rsid w:val="00A27F18"/>
    <w:rsid w:val="00A301CC"/>
    <w:rsid w:val="00A337D6"/>
    <w:rsid w:val="00A348FF"/>
    <w:rsid w:val="00A440E1"/>
    <w:rsid w:val="00A465C7"/>
    <w:rsid w:val="00A50FE5"/>
    <w:rsid w:val="00A5186A"/>
    <w:rsid w:val="00A60E9F"/>
    <w:rsid w:val="00A62A3D"/>
    <w:rsid w:val="00A62EA0"/>
    <w:rsid w:val="00A64ABA"/>
    <w:rsid w:val="00A729E2"/>
    <w:rsid w:val="00A7427F"/>
    <w:rsid w:val="00A763E4"/>
    <w:rsid w:val="00A9012A"/>
    <w:rsid w:val="00A955E1"/>
    <w:rsid w:val="00A97B34"/>
    <w:rsid w:val="00AA16F3"/>
    <w:rsid w:val="00AA25B3"/>
    <w:rsid w:val="00AB1819"/>
    <w:rsid w:val="00AB4E78"/>
    <w:rsid w:val="00AB7731"/>
    <w:rsid w:val="00AC1504"/>
    <w:rsid w:val="00AC4BC7"/>
    <w:rsid w:val="00AC6251"/>
    <w:rsid w:val="00AC73A2"/>
    <w:rsid w:val="00AD1475"/>
    <w:rsid w:val="00AD2A9B"/>
    <w:rsid w:val="00AD4F60"/>
    <w:rsid w:val="00AD728B"/>
    <w:rsid w:val="00AE1EC1"/>
    <w:rsid w:val="00AE31D6"/>
    <w:rsid w:val="00AE32B8"/>
    <w:rsid w:val="00AE335B"/>
    <w:rsid w:val="00AE49F0"/>
    <w:rsid w:val="00AE4BC5"/>
    <w:rsid w:val="00AF316A"/>
    <w:rsid w:val="00B03EE5"/>
    <w:rsid w:val="00B05186"/>
    <w:rsid w:val="00B15F98"/>
    <w:rsid w:val="00B171F8"/>
    <w:rsid w:val="00B17A37"/>
    <w:rsid w:val="00B20387"/>
    <w:rsid w:val="00B21001"/>
    <w:rsid w:val="00B21895"/>
    <w:rsid w:val="00B21C1C"/>
    <w:rsid w:val="00B2261E"/>
    <w:rsid w:val="00B22664"/>
    <w:rsid w:val="00B22A6E"/>
    <w:rsid w:val="00B23825"/>
    <w:rsid w:val="00B24782"/>
    <w:rsid w:val="00B313DA"/>
    <w:rsid w:val="00B31707"/>
    <w:rsid w:val="00B33EC6"/>
    <w:rsid w:val="00B41FFE"/>
    <w:rsid w:val="00B5545B"/>
    <w:rsid w:val="00B63BC5"/>
    <w:rsid w:val="00B64BAF"/>
    <w:rsid w:val="00B66C7B"/>
    <w:rsid w:val="00B71155"/>
    <w:rsid w:val="00B7402E"/>
    <w:rsid w:val="00B74AA7"/>
    <w:rsid w:val="00B76D64"/>
    <w:rsid w:val="00B80F6A"/>
    <w:rsid w:val="00B8204A"/>
    <w:rsid w:val="00B8253C"/>
    <w:rsid w:val="00B8494B"/>
    <w:rsid w:val="00B90D3A"/>
    <w:rsid w:val="00B93BBF"/>
    <w:rsid w:val="00B94404"/>
    <w:rsid w:val="00B95346"/>
    <w:rsid w:val="00B97654"/>
    <w:rsid w:val="00BA24F9"/>
    <w:rsid w:val="00BA34F7"/>
    <w:rsid w:val="00BB2326"/>
    <w:rsid w:val="00BB2EFB"/>
    <w:rsid w:val="00BB31E3"/>
    <w:rsid w:val="00BB50BA"/>
    <w:rsid w:val="00BB5D39"/>
    <w:rsid w:val="00BB671F"/>
    <w:rsid w:val="00BB6D21"/>
    <w:rsid w:val="00BC3DE9"/>
    <w:rsid w:val="00BC529B"/>
    <w:rsid w:val="00BD02D3"/>
    <w:rsid w:val="00BD351F"/>
    <w:rsid w:val="00BD4D0D"/>
    <w:rsid w:val="00BE6804"/>
    <w:rsid w:val="00BE76FC"/>
    <w:rsid w:val="00BF2359"/>
    <w:rsid w:val="00BF30E1"/>
    <w:rsid w:val="00BF40BB"/>
    <w:rsid w:val="00C02C9E"/>
    <w:rsid w:val="00C10A1E"/>
    <w:rsid w:val="00C12B8F"/>
    <w:rsid w:val="00C172B0"/>
    <w:rsid w:val="00C211F9"/>
    <w:rsid w:val="00C2150C"/>
    <w:rsid w:val="00C22AF3"/>
    <w:rsid w:val="00C25122"/>
    <w:rsid w:val="00C269F5"/>
    <w:rsid w:val="00C30AD8"/>
    <w:rsid w:val="00C30C9A"/>
    <w:rsid w:val="00C31444"/>
    <w:rsid w:val="00C33B4C"/>
    <w:rsid w:val="00C35659"/>
    <w:rsid w:val="00C40397"/>
    <w:rsid w:val="00C43E1A"/>
    <w:rsid w:val="00C46264"/>
    <w:rsid w:val="00C46D2E"/>
    <w:rsid w:val="00C47061"/>
    <w:rsid w:val="00C526B0"/>
    <w:rsid w:val="00C52906"/>
    <w:rsid w:val="00C5536B"/>
    <w:rsid w:val="00C5754C"/>
    <w:rsid w:val="00C6514E"/>
    <w:rsid w:val="00C6620D"/>
    <w:rsid w:val="00C70E9E"/>
    <w:rsid w:val="00C75C21"/>
    <w:rsid w:val="00C776AD"/>
    <w:rsid w:val="00C7788E"/>
    <w:rsid w:val="00C830BE"/>
    <w:rsid w:val="00C840CA"/>
    <w:rsid w:val="00C86009"/>
    <w:rsid w:val="00C877E5"/>
    <w:rsid w:val="00C921EB"/>
    <w:rsid w:val="00C93597"/>
    <w:rsid w:val="00CA5918"/>
    <w:rsid w:val="00CB0838"/>
    <w:rsid w:val="00CB57C0"/>
    <w:rsid w:val="00CC120E"/>
    <w:rsid w:val="00CC60F7"/>
    <w:rsid w:val="00CC6916"/>
    <w:rsid w:val="00CD0167"/>
    <w:rsid w:val="00CD0609"/>
    <w:rsid w:val="00CD30CB"/>
    <w:rsid w:val="00CE2BB4"/>
    <w:rsid w:val="00CE35AA"/>
    <w:rsid w:val="00CE41F0"/>
    <w:rsid w:val="00CE76CF"/>
    <w:rsid w:val="00CF0293"/>
    <w:rsid w:val="00CF39AF"/>
    <w:rsid w:val="00CF4240"/>
    <w:rsid w:val="00CF6C48"/>
    <w:rsid w:val="00CF7184"/>
    <w:rsid w:val="00D006C4"/>
    <w:rsid w:val="00D032B2"/>
    <w:rsid w:val="00D15A5D"/>
    <w:rsid w:val="00D22CB3"/>
    <w:rsid w:val="00D2455B"/>
    <w:rsid w:val="00D33B91"/>
    <w:rsid w:val="00D3635E"/>
    <w:rsid w:val="00D4288B"/>
    <w:rsid w:val="00D428A6"/>
    <w:rsid w:val="00D43FFF"/>
    <w:rsid w:val="00D451EE"/>
    <w:rsid w:val="00D46E20"/>
    <w:rsid w:val="00D47704"/>
    <w:rsid w:val="00D5127E"/>
    <w:rsid w:val="00D5745C"/>
    <w:rsid w:val="00D64A9B"/>
    <w:rsid w:val="00D66A80"/>
    <w:rsid w:val="00D75E48"/>
    <w:rsid w:val="00D83496"/>
    <w:rsid w:val="00D91066"/>
    <w:rsid w:val="00D9174B"/>
    <w:rsid w:val="00D96D84"/>
    <w:rsid w:val="00DA3D2D"/>
    <w:rsid w:val="00DA61EE"/>
    <w:rsid w:val="00DB1D2B"/>
    <w:rsid w:val="00DB7857"/>
    <w:rsid w:val="00DC034D"/>
    <w:rsid w:val="00DC16E4"/>
    <w:rsid w:val="00DC321F"/>
    <w:rsid w:val="00DC37C2"/>
    <w:rsid w:val="00DC74BD"/>
    <w:rsid w:val="00DC7DBE"/>
    <w:rsid w:val="00DD0B48"/>
    <w:rsid w:val="00DD37FB"/>
    <w:rsid w:val="00DD3ADD"/>
    <w:rsid w:val="00DD7CEF"/>
    <w:rsid w:val="00DE044D"/>
    <w:rsid w:val="00DE13AA"/>
    <w:rsid w:val="00DE343F"/>
    <w:rsid w:val="00DE6744"/>
    <w:rsid w:val="00DE789D"/>
    <w:rsid w:val="00DF21A1"/>
    <w:rsid w:val="00E002B0"/>
    <w:rsid w:val="00E00451"/>
    <w:rsid w:val="00E03EC9"/>
    <w:rsid w:val="00E06AA5"/>
    <w:rsid w:val="00E10294"/>
    <w:rsid w:val="00E115AC"/>
    <w:rsid w:val="00E12091"/>
    <w:rsid w:val="00E14485"/>
    <w:rsid w:val="00E14BCB"/>
    <w:rsid w:val="00E16E34"/>
    <w:rsid w:val="00E173FA"/>
    <w:rsid w:val="00E17D95"/>
    <w:rsid w:val="00E2255C"/>
    <w:rsid w:val="00E26369"/>
    <w:rsid w:val="00E27914"/>
    <w:rsid w:val="00E3152F"/>
    <w:rsid w:val="00E316BE"/>
    <w:rsid w:val="00E32912"/>
    <w:rsid w:val="00E35BD9"/>
    <w:rsid w:val="00E373C0"/>
    <w:rsid w:val="00E400E9"/>
    <w:rsid w:val="00E44884"/>
    <w:rsid w:val="00E6093B"/>
    <w:rsid w:val="00E64A6F"/>
    <w:rsid w:val="00E65EED"/>
    <w:rsid w:val="00E70393"/>
    <w:rsid w:val="00E73D22"/>
    <w:rsid w:val="00E742F7"/>
    <w:rsid w:val="00E93BDD"/>
    <w:rsid w:val="00E9568C"/>
    <w:rsid w:val="00EA004A"/>
    <w:rsid w:val="00EA1123"/>
    <w:rsid w:val="00EA1F34"/>
    <w:rsid w:val="00EA200C"/>
    <w:rsid w:val="00EB169A"/>
    <w:rsid w:val="00EB4A2E"/>
    <w:rsid w:val="00EB6A9B"/>
    <w:rsid w:val="00EC19E3"/>
    <w:rsid w:val="00EC4758"/>
    <w:rsid w:val="00EC521A"/>
    <w:rsid w:val="00EC6362"/>
    <w:rsid w:val="00EC6F97"/>
    <w:rsid w:val="00EC7072"/>
    <w:rsid w:val="00ED764B"/>
    <w:rsid w:val="00ED76AB"/>
    <w:rsid w:val="00EE113E"/>
    <w:rsid w:val="00EE3839"/>
    <w:rsid w:val="00EE3A24"/>
    <w:rsid w:val="00EE44AC"/>
    <w:rsid w:val="00EE5E85"/>
    <w:rsid w:val="00EE74F5"/>
    <w:rsid w:val="00EE7E3A"/>
    <w:rsid w:val="00EE7F6C"/>
    <w:rsid w:val="00EF3D79"/>
    <w:rsid w:val="00EF4719"/>
    <w:rsid w:val="00F01745"/>
    <w:rsid w:val="00F025F6"/>
    <w:rsid w:val="00F05AC6"/>
    <w:rsid w:val="00F06457"/>
    <w:rsid w:val="00F12AC3"/>
    <w:rsid w:val="00F12DF1"/>
    <w:rsid w:val="00F1712B"/>
    <w:rsid w:val="00F17A6C"/>
    <w:rsid w:val="00F17E57"/>
    <w:rsid w:val="00F17F04"/>
    <w:rsid w:val="00F25399"/>
    <w:rsid w:val="00F314CC"/>
    <w:rsid w:val="00F325C6"/>
    <w:rsid w:val="00F34F04"/>
    <w:rsid w:val="00F408CE"/>
    <w:rsid w:val="00F4393D"/>
    <w:rsid w:val="00F43B3A"/>
    <w:rsid w:val="00F531B0"/>
    <w:rsid w:val="00F55594"/>
    <w:rsid w:val="00F567B5"/>
    <w:rsid w:val="00F63CCB"/>
    <w:rsid w:val="00F64043"/>
    <w:rsid w:val="00F67C0A"/>
    <w:rsid w:val="00F71798"/>
    <w:rsid w:val="00F758FA"/>
    <w:rsid w:val="00F7710C"/>
    <w:rsid w:val="00F80152"/>
    <w:rsid w:val="00F85656"/>
    <w:rsid w:val="00F86F55"/>
    <w:rsid w:val="00F9350A"/>
    <w:rsid w:val="00F936AA"/>
    <w:rsid w:val="00F95A73"/>
    <w:rsid w:val="00F96185"/>
    <w:rsid w:val="00F978C9"/>
    <w:rsid w:val="00F97F49"/>
    <w:rsid w:val="00FA3313"/>
    <w:rsid w:val="00FA423A"/>
    <w:rsid w:val="00FA4F88"/>
    <w:rsid w:val="00FA4FE6"/>
    <w:rsid w:val="00FB55BD"/>
    <w:rsid w:val="00FB64D2"/>
    <w:rsid w:val="00FC0581"/>
    <w:rsid w:val="00FC1101"/>
    <w:rsid w:val="00FC1692"/>
    <w:rsid w:val="00FC24B6"/>
    <w:rsid w:val="00FC57A6"/>
    <w:rsid w:val="00FC595C"/>
    <w:rsid w:val="00FC66E7"/>
    <w:rsid w:val="00FC6F9A"/>
    <w:rsid w:val="00FD7F61"/>
    <w:rsid w:val="00FE111C"/>
    <w:rsid w:val="00FE3026"/>
    <w:rsid w:val="00FE383E"/>
    <w:rsid w:val="00FE4BAB"/>
    <w:rsid w:val="00FE756B"/>
    <w:rsid w:val="00FF0C15"/>
    <w:rsid w:val="00FF1154"/>
    <w:rsid w:val="00FF2E57"/>
    <w:rsid w:val="00FF3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2D11"/>
  <w15:chartTrackingRefBased/>
  <w15:docId w15:val="{8D862FB6-1899-3144-8166-55B93D78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94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5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8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8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8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8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1FC9"/>
    <w:rPr>
      <w:sz w:val="18"/>
      <w:szCs w:val="18"/>
    </w:rPr>
  </w:style>
  <w:style w:type="character" w:customStyle="1" w:styleId="BalloonTextChar">
    <w:name w:val="Balloon Text Char"/>
    <w:basedOn w:val="DefaultParagraphFont"/>
    <w:link w:val="BalloonText"/>
    <w:uiPriority w:val="99"/>
    <w:semiHidden/>
    <w:rsid w:val="008E1FC9"/>
    <w:rPr>
      <w:rFonts w:ascii="Times New Roman" w:hAnsi="Times New Roman" w:cs="Times New Roman"/>
      <w:sz w:val="18"/>
      <w:szCs w:val="18"/>
    </w:rPr>
  </w:style>
  <w:style w:type="character" w:customStyle="1" w:styleId="Heading1Char">
    <w:name w:val="Heading 1 Char"/>
    <w:basedOn w:val="DefaultParagraphFont"/>
    <w:link w:val="Heading1"/>
    <w:uiPriority w:val="9"/>
    <w:rsid w:val="00F75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8FA"/>
    <w:rPr>
      <w:rFonts w:eastAsiaTheme="majorEastAsia" w:cstheme="majorBidi"/>
      <w:color w:val="272727" w:themeColor="text1" w:themeTint="D8"/>
    </w:rPr>
  </w:style>
  <w:style w:type="paragraph" w:styleId="Title">
    <w:name w:val="Title"/>
    <w:basedOn w:val="Normal"/>
    <w:next w:val="Normal"/>
    <w:link w:val="TitleChar"/>
    <w:uiPriority w:val="10"/>
    <w:qFormat/>
    <w:rsid w:val="00F758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8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8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58FA"/>
    <w:rPr>
      <w:i/>
      <w:iCs/>
      <w:color w:val="404040" w:themeColor="text1" w:themeTint="BF"/>
    </w:rPr>
  </w:style>
  <w:style w:type="paragraph" w:styleId="ListParagraph">
    <w:name w:val="List Paragraph"/>
    <w:basedOn w:val="Normal"/>
    <w:uiPriority w:val="34"/>
    <w:qFormat/>
    <w:rsid w:val="00F758FA"/>
    <w:pPr>
      <w:ind w:left="720"/>
      <w:contextualSpacing/>
    </w:pPr>
  </w:style>
  <w:style w:type="character" w:styleId="IntenseEmphasis">
    <w:name w:val="Intense Emphasis"/>
    <w:basedOn w:val="DefaultParagraphFont"/>
    <w:uiPriority w:val="21"/>
    <w:qFormat/>
    <w:rsid w:val="00F758FA"/>
    <w:rPr>
      <w:i/>
      <w:iCs/>
      <w:color w:val="0F4761" w:themeColor="accent1" w:themeShade="BF"/>
    </w:rPr>
  </w:style>
  <w:style w:type="paragraph" w:styleId="IntenseQuote">
    <w:name w:val="Intense Quote"/>
    <w:basedOn w:val="Normal"/>
    <w:next w:val="Normal"/>
    <w:link w:val="IntenseQuoteChar"/>
    <w:uiPriority w:val="30"/>
    <w:qFormat/>
    <w:rsid w:val="00F75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8FA"/>
    <w:rPr>
      <w:i/>
      <w:iCs/>
      <w:color w:val="0F4761" w:themeColor="accent1" w:themeShade="BF"/>
    </w:rPr>
  </w:style>
  <w:style w:type="character" w:styleId="IntenseReference">
    <w:name w:val="Intense Reference"/>
    <w:basedOn w:val="DefaultParagraphFont"/>
    <w:uiPriority w:val="32"/>
    <w:qFormat/>
    <w:rsid w:val="00F758FA"/>
    <w:rPr>
      <w:b/>
      <w:bCs/>
      <w:smallCaps/>
      <w:color w:val="0F4761" w:themeColor="accent1" w:themeShade="BF"/>
      <w:spacing w:val="5"/>
    </w:rPr>
  </w:style>
  <w:style w:type="character" w:styleId="Emphasis">
    <w:name w:val="Emphasis"/>
    <w:basedOn w:val="DefaultParagraphFont"/>
    <w:uiPriority w:val="20"/>
    <w:qFormat/>
    <w:rsid w:val="00F758FA"/>
    <w:rPr>
      <w:i/>
      <w:iCs/>
    </w:rPr>
  </w:style>
  <w:style w:type="character" w:styleId="Hyperlink">
    <w:name w:val="Hyperlink"/>
    <w:basedOn w:val="DefaultParagraphFont"/>
    <w:uiPriority w:val="99"/>
    <w:unhideWhenUsed/>
    <w:rsid w:val="00D47704"/>
    <w:rPr>
      <w:color w:val="0000FF"/>
      <w:u w:val="single"/>
    </w:rPr>
  </w:style>
  <w:style w:type="character" w:styleId="CommentReference">
    <w:name w:val="annotation reference"/>
    <w:basedOn w:val="DefaultParagraphFont"/>
    <w:uiPriority w:val="99"/>
    <w:semiHidden/>
    <w:unhideWhenUsed/>
    <w:rsid w:val="00960F17"/>
    <w:rPr>
      <w:sz w:val="16"/>
      <w:szCs w:val="16"/>
    </w:rPr>
  </w:style>
  <w:style w:type="paragraph" w:styleId="CommentText">
    <w:name w:val="annotation text"/>
    <w:basedOn w:val="Normal"/>
    <w:link w:val="CommentTextChar"/>
    <w:uiPriority w:val="99"/>
    <w:unhideWhenUsed/>
    <w:rsid w:val="00960F17"/>
    <w:rPr>
      <w:sz w:val="20"/>
      <w:szCs w:val="20"/>
    </w:rPr>
  </w:style>
  <w:style w:type="character" w:customStyle="1" w:styleId="CommentTextChar">
    <w:name w:val="Comment Text Char"/>
    <w:basedOn w:val="DefaultParagraphFont"/>
    <w:link w:val="CommentText"/>
    <w:uiPriority w:val="99"/>
    <w:rsid w:val="00960F17"/>
    <w:rPr>
      <w:sz w:val="20"/>
      <w:szCs w:val="20"/>
    </w:rPr>
  </w:style>
  <w:style w:type="paragraph" w:customStyle="1" w:styleId="EndNoteBibliographyTitle">
    <w:name w:val="EndNote Bibliography Title"/>
    <w:basedOn w:val="Normal"/>
    <w:link w:val="EndNoteBibliographyTitleChar"/>
    <w:rsid w:val="00F95A73"/>
    <w:pPr>
      <w:jc w:val="center"/>
    </w:pPr>
  </w:style>
  <w:style w:type="character" w:customStyle="1" w:styleId="EndNoteBibliographyTitleChar">
    <w:name w:val="EndNote Bibliography Title Char"/>
    <w:basedOn w:val="DefaultParagraphFont"/>
    <w:link w:val="EndNoteBibliographyTitle"/>
    <w:rsid w:val="00F95A73"/>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F95A73"/>
  </w:style>
  <w:style w:type="character" w:customStyle="1" w:styleId="EndNoteBibliographyChar">
    <w:name w:val="EndNote Bibliography Char"/>
    <w:basedOn w:val="DefaultParagraphFont"/>
    <w:link w:val="EndNoteBibliography"/>
    <w:rsid w:val="00F95A73"/>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756B"/>
    <w:rPr>
      <w:b/>
      <w:bCs/>
    </w:rPr>
  </w:style>
  <w:style w:type="paragraph" w:styleId="NormalWeb">
    <w:name w:val="Normal (Web)"/>
    <w:basedOn w:val="Normal"/>
    <w:uiPriority w:val="99"/>
    <w:unhideWhenUsed/>
    <w:rsid w:val="00512F80"/>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sid w:val="005339E3"/>
    <w:rPr>
      <w:b/>
      <w:bCs/>
    </w:rPr>
  </w:style>
  <w:style w:type="character" w:customStyle="1" w:styleId="CommentSubjectChar">
    <w:name w:val="Comment Subject Char"/>
    <w:basedOn w:val="CommentTextChar"/>
    <w:link w:val="CommentSubject"/>
    <w:uiPriority w:val="99"/>
    <w:semiHidden/>
    <w:rsid w:val="005339E3"/>
    <w:rPr>
      <w:b/>
      <w:bCs/>
      <w:sz w:val="20"/>
      <w:szCs w:val="20"/>
    </w:rPr>
  </w:style>
  <w:style w:type="paragraph" w:styleId="Revision">
    <w:name w:val="Revision"/>
    <w:hidden/>
    <w:uiPriority w:val="99"/>
    <w:semiHidden/>
    <w:rsid w:val="0082287C"/>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82287C"/>
    <w:rPr>
      <w:color w:val="666666"/>
    </w:rPr>
  </w:style>
  <w:style w:type="character" w:styleId="UnresolvedMention">
    <w:name w:val="Unresolved Mention"/>
    <w:basedOn w:val="DefaultParagraphFont"/>
    <w:uiPriority w:val="99"/>
    <w:semiHidden/>
    <w:unhideWhenUsed/>
    <w:rsid w:val="002D3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4327">
      <w:bodyDiv w:val="1"/>
      <w:marLeft w:val="0"/>
      <w:marRight w:val="0"/>
      <w:marTop w:val="0"/>
      <w:marBottom w:val="0"/>
      <w:divBdr>
        <w:top w:val="none" w:sz="0" w:space="0" w:color="auto"/>
        <w:left w:val="none" w:sz="0" w:space="0" w:color="auto"/>
        <w:bottom w:val="none" w:sz="0" w:space="0" w:color="auto"/>
        <w:right w:val="none" w:sz="0" w:space="0" w:color="auto"/>
      </w:divBdr>
    </w:div>
    <w:div w:id="131869550">
      <w:bodyDiv w:val="1"/>
      <w:marLeft w:val="0"/>
      <w:marRight w:val="0"/>
      <w:marTop w:val="0"/>
      <w:marBottom w:val="0"/>
      <w:divBdr>
        <w:top w:val="none" w:sz="0" w:space="0" w:color="auto"/>
        <w:left w:val="none" w:sz="0" w:space="0" w:color="auto"/>
        <w:bottom w:val="none" w:sz="0" w:space="0" w:color="auto"/>
        <w:right w:val="none" w:sz="0" w:space="0" w:color="auto"/>
      </w:divBdr>
    </w:div>
    <w:div w:id="383143826">
      <w:bodyDiv w:val="1"/>
      <w:marLeft w:val="0"/>
      <w:marRight w:val="0"/>
      <w:marTop w:val="0"/>
      <w:marBottom w:val="0"/>
      <w:divBdr>
        <w:top w:val="none" w:sz="0" w:space="0" w:color="auto"/>
        <w:left w:val="none" w:sz="0" w:space="0" w:color="auto"/>
        <w:bottom w:val="none" w:sz="0" w:space="0" w:color="auto"/>
        <w:right w:val="none" w:sz="0" w:space="0" w:color="auto"/>
      </w:divBdr>
    </w:div>
    <w:div w:id="394090939">
      <w:bodyDiv w:val="1"/>
      <w:marLeft w:val="0"/>
      <w:marRight w:val="0"/>
      <w:marTop w:val="0"/>
      <w:marBottom w:val="0"/>
      <w:divBdr>
        <w:top w:val="none" w:sz="0" w:space="0" w:color="auto"/>
        <w:left w:val="none" w:sz="0" w:space="0" w:color="auto"/>
        <w:bottom w:val="none" w:sz="0" w:space="0" w:color="auto"/>
        <w:right w:val="none" w:sz="0" w:space="0" w:color="auto"/>
      </w:divBdr>
    </w:div>
    <w:div w:id="696390082">
      <w:bodyDiv w:val="1"/>
      <w:marLeft w:val="0"/>
      <w:marRight w:val="0"/>
      <w:marTop w:val="0"/>
      <w:marBottom w:val="0"/>
      <w:divBdr>
        <w:top w:val="none" w:sz="0" w:space="0" w:color="auto"/>
        <w:left w:val="none" w:sz="0" w:space="0" w:color="auto"/>
        <w:bottom w:val="none" w:sz="0" w:space="0" w:color="auto"/>
        <w:right w:val="none" w:sz="0" w:space="0" w:color="auto"/>
      </w:divBdr>
    </w:div>
    <w:div w:id="720056389">
      <w:bodyDiv w:val="1"/>
      <w:marLeft w:val="0"/>
      <w:marRight w:val="0"/>
      <w:marTop w:val="0"/>
      <w:marBottom w:val="0"/>
      <w:divBdr>
        <w:top w:val="none" w:sz="0" w:space="0" w:color="auto"/>
        <w:left w:val="none" w:sz="0" w:space="0" w:color="auto"/>
        <w:bottom w:val="none" w:sz="0" w:space="0" w:color="auto"/>
        <w:right w:val="none" w:sz="0" w:space="0" w:color="auto"/>
      </w:divBdr>
    </w:div>
    <w:div w:id="846405232">
      <w:bodyDiv w:val="1"/>
      <w:marLeft w:val="0"/>
      <w:marRight w:val="0"/>
      <w:marTop w:val="0"/>
      <w:marBottom w:val="0"/>
      <w:divBdr>
        <w:top w:val="none" w:sz="0" w:space="0" w:color="auto"/>
        <w:left w:val="none" w:sz="0" w:space="0" w:color="auto"/>
        <w:bottom w:val="none" w:sz="0" w:space="0" w:color="auto"/>
        <w:right w:val="none" w:sz="0" w:space="0" w:color="auto"/>
      </w:divBdr>
    </w:div>
    <w:div w:id="1044522109">
      <w:bodyDiv w:val="1"/>
      <w:marLeft w:val="0"/>
      <w:marRight w:val="0"/>
      <w:marTop w:val="0"/>
      <w:marBottom w:val="0"/>
      <w:divBdr>
        <w:top w:val="none" w:sz="0" w:space="0" w:color="auto"/>
        <w:left w:val="none" w:sz="0" w:space="0" w:color="auto"/>
        <w:bottom w:val="none" w:sz="0" w:space="0" w:color="auto"/>
        <w:right w:val="none" w:sz="0" w:space="0" w:color="auto"/>
      </w:divBdr>
      <w:divsChild>
        <w:div w:id="1374814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027694">
      <w:bodyDiv w:val="1"/>
      <w:marLeft w:val="0"/>
      <w:marRight w:val="0"/>
      <w:marTop w:val="0"/>
      <w:marBottom w:val="0"/>
      <w:divBdr>
        <w:top w:val="none" w:sz="0" w:space="0" w:color="auto"/>
        <w:left w:val="none" w:sz="0" w:space="0" w:color="auto"/>
        <w:bottom w:val="none" w:sz="0" w:space="0" w:color="auto"/>
        <w:right w:val="none" w:sz="0" w:space="0" w:color="auto"/>
      </w:divBdr>
    </w:div>
    <w:div w:id="1291940576">
      <w:bodyDiv w:val="1"/>
      <w:marLeft w:val="0"/>
      <w:marRight w:val="0"/>
      <w:marTop w:val="0"/>
      <w:marBottom w:val="0"/>
      <w:divBdr>
        <w:top w:val="none" w:sz="0" w:space="0" w:color="auto"/>
        <w:left w:val="none" w:sz="0" w:space="0" w:color="auto"/>
        <w:bottom w:val="none" w:sz="0" w:space="0" w:color="auto"/>
        <w:right w:val="none" w:sz="0" w:space="0" w:color="auto"/>
      </w:divBdr>
    </w:div>
    <w:div w:id="1339112336">
      <w:bodyDiv w:val="1"/>
      <w:marLeft w:val="0"/>
      <w:marRight w:val="0"/>
      <w:marTop w:val="0"/>
      <w:marBottom w:val="0"/>
      <w:divBdr>
        <w:top w:val="none" w:sz="0" w:space="0" w:color="auto"/>
        <w:left w:val="none" w:sz="0" w:space="0" w:color="auto"/>
        <w:bottom w:val="none" w:sz="0" w:space="0" w:color="auto"/>
        <w:right w:val="none" w:sz="0" w:space="0" w:color="auto"/>
      </w:divBdr>
    </w:div>
    <w:div w:id="1396507442">
      <w:bodyDiv w:val="1"/>
      <w:marLeft w:val="0"/>
      <w:marRight w:val="0"/>
      <w:marTop w:val="0"/>
      <w:marBottom w:val="0"/>
      <w:divBdr>
        <w:top w:val="none" w:sz="0" w:space="0" w:color="auto"/>
        <w:left w:val="none" w:sz="0" w:space="0" w:color="auto"/>
        <w:bottom w:val="none" w:sz="0" w:space="0" w:color="auto"/>
        <w:right w:val="none" w:sz="0" w:space="0" w:color="auto"/>
      </w:divBdr>
    </w:div>
    <w:div w:id="1767729258">
      <w:bodyDiv w:val="1"/>
      <w:marLeft w:val="0"/>
      <w:marRight w:val="0"/>
      <w:marTop w:val="0"/>
      <w:marBottom w:val="0"/>
      <w:divBdr>
        <w:top w:val="none" w:sz="0" w:space="0" w:color="auto"/>
        <w:left w:val="none" w:sz="0" w:space="0" w:color="auto"/>
        <w:bottom w:val="none" w:sz="0" w:space="0" w:color="auto"/>
        <w:right w:val="none" w:sz="0" w:space="0" w:color="auto"/>
      </w:divBdr>
    </w:div>
    <w:div w:id="1783301417">
      <w:bodyDiv w:val="1"/>
      <w:marLeft w:val="0"/>
      <w:marRight w:val="0"/>
      <w:marTop w:val="0"/>
      <w:marBottom w:val="0"/>
      <w:divBdr>
        <w:top w:val="none" w:sz="0" w:space="0" w:color="auto"/>
        <w:left w:val="none" w:sz="0" w:space="0" w:color="auto"/>
        <w:bottom w:val="none" w:sz="0" w:space="0" w:color="auto"/>
        <w:right w:val="none" w:sz="0" w:space="0" w:color="auto"/>
      </w:divBdr>
    </w:div>
    <w:div w:id="1788694908">
      <w:bodyDiv w:val="1"/>
      <w:marLeft w:val="0"/>
      <w:marRight w:val="0"/>
      <w:marTop w:val="0"/>
      <w:marBottom w:val="0"/>
      <w:divBdr>
        <w:top w:val="none" w:sz="0" w:space="0" w:color="auto"/>
        <w:left w:val="none" w:sz="0" w:space="0" w:color="auto"/>
        <w:bottom w:val="none" w:sz="0" w:space="0" w:color="auto"/>
        <w:right w:val="none" w:sz="0" w:space="0" w:color="auto"/>
      </w:divBdr>
    </w:div>
    <w:div w:id="214173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bi.nlm.nih.gov/projects/gap/cgi-bin/study.cgi?study_id=phs000007.v30.p1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3CEE06-8AFB-8141-95A1-EE2614D3FD1B}">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TotalTime>
  <Pages>37</Pages>
  <Words>13393</Words>
  <Characters>82639</Characters>
  <Application>Microsoft Office Word</Application>
  <DocSecurity>0</DocSecurity>
  <Lines>1215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Thaker, Vidhu V.</dc:creator>
  <cp:keywords/>
  <dc:description/>
  <cp:lastModifiedBy>Thaker, Vidhu V.</cp:lastModifiedBy>
  <cp:revision>6</cp:revision>
  <cp:lastPrinted>2025-07-27T15:46:00Z</cp:lastPrinted>
  <dcterms:created xsi:type="dcterms:W3CDTF">2026-03-23T09:13:00Z</dcterms:created>
  <dcterms:modified xsi:type="dcterms:W3CDTF">2026-03-23T09:42:00Z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