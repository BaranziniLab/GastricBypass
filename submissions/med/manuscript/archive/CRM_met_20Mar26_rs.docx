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pPr>
      <w:r w:rsidDel="00000000" w:rsidR="00000000" w:rsidRPr="00000000">
        <w:rPr>
          <w:b w:val="1"/>
          <w:bCs w:val="1"/>
          <w:rtl w:val="0"/>
        </w:rPr>
        <w:t xml:space="preserve">Baseline metabolomic profile as potential biomarker for weight change after Roux-en-Y gastric bypass (RYGB) surgery</w:t>
      </w:r>
      <w:r w:rsidDel="00000000" w:rsidR="00000000" w:rsidRPr="00000000">
        <w:rPr>
          <w:rtl w:val="0"/>
        </w:rPr>
      </w:r>
    </w:p>
    <w:p w:rsidR="00000000" w:rsidDel="00000000" w:rsidP="00000000" w:rsidRDefault="00000000" w:rsidRPr="00000000" w14:paraId="00000002">
      <w:pPr>
        <w:spacing w:after="280" w:before="280" w:lineRule="auto"/>
        <w:rPr/>
      </w:pPr>
      <w:r w:rsidDel="00000000" w:rsidR="00000000" w:rsidRPr="00000000">
        <w:rPr>
          <w:i w:val="1"/>
          <w:iCs w:val="1"/>
          <w:rtl w:val="0"/>
        </w:rPr>
        <w:t xml:space="preserve">Wanjun Gu</w:t>
      </w:r>
      <w:r w:rsidDel="00000000" w:rsidR="00000000" w:rsidRPr="00000000">
        <w:rPr>
          <w:i w:val="1"/>
          <w:iCs w:val="1"/>
          <w:vertAlign w:val="superscript"/>
          <w:rtl w:val="0"/>
        </w:rPr>
        <w:t xml:space="preserve">1</w:t>
      </w:r>
      <w:r w:rsidDel="00000000" w:rsidR="00000000" w:rsidRPr="00000000">
        <w:rPr>
          <w:i w:val="1"/>
          <w:iCs w:val="1"/>
          <w:rtl w:val="0"/>
        </w:rPr>
        <w:t xml:space="preserve">, Shuliang Deng², Nicholas Stylopoulos</w:t>
      </w:r>
      <w:r w:rsidDel="00000000" w:rsidR="00000000" w:rsidRPr="00000000">
        <w:rPr>
          <w:i w:val="1"/>
          <w:iCs w:val="1"/>
          <w:vertAlign w:val="superscript"/>
          <w:rtl w:val="0"/>
        </w:rPr>
        <w:t xml:space="preserve">3</w:t>
      </w:r>
      <w:r w:rsidDel="00000000" w:rsidR="00000000" w:rsidRPr="00000000">
        <w:rPr>
          <w:i w:val="1"/>
          <w:iCs w:val="1"/>
          <w:rtl w:val="0"/>
        </w:rPr>
        <w:t xml:space="preserve">, Clary Clish</w:t>
      </w:r>
      <w:r w:rsidDel="00000000" w:rsidR="00000000" w:rsidRPr="00000000">
        <w:rPr>
          <w:i w:val="1"/>
          <w:iCs w:val="1"/>
          <w:vertAlign w:val="superscript"/>
          <w:rtl w:val="0"/>
        </w:rPr>
        <w:t xml:space="preserve">4</w:t>
      </w:r>
      <w:r w:rsidDel="00000000" w:rsidR="00000000" w:rsidRPr="00000000">
        <w:rPr>
          <w:i w:val="1"/>
          <w:iCs w:val="1"/>
          <w:rtl w:val="0"/>
        </w:rPr>
        <w:t xml:space="preserve">, Joel N Hirschhorn</w:t>
      </w:r>
      <w:r w:rsidDel="00000000" w:rsidR="00000000" w:rsidRPr="00000000">
        <w:rPr>
          <w:i w:val="1"/>
          <w:iCs w:val="1"/>
          <w:vertAlign w:val="superscript"/>
          <w:rtl w:val="0"/>
        </w:rPr>
        <w:t xml:space="preserve">3</w:t>
      </w:r>
      <w:r w:rsidDel="00000000" w:rsidR="00000000" w:rsidRPr="00000000">
        <w:rPr>
          <w:i w:val="1"/>
          <w:iCs w:val="1"/>
          <w:rtl w:val="0"/>
        </w:rPr>
        <w:t xml:space="preserve">, Rany M Salem</w:t>
      </w:r>
      <w:r w:rsidDel="00000000" w:rsidR="00000000" w:rsidRPr="00000000">
        <w:rPr>
          <w:i w:val="1"/>
          <w:iCs w:val="1"/>
          <w:vertAlign w:val="superscript"/>
          <w:rtl w:val="0"/>
        </w:rPr>
        <w:t xml:space="preserve">1</w:t>
      </w:r>
      <w:r w:rsidDel="00000000" w:rsidR="00000000" w:rsidRPr="00000000">
        <w:rPr>
          <w:i w:val="1"/>
          <w:iCs w:val="1"/>
          <w:rtl w:val="0"/>
        </w:rPr>
        <w:t xml:space="preserve">, Vidhu V Thaker</w:t>
      </w:r>
      <w:r w:rsidDel="00000000" w:rsidR="00000000" w:rsidRPr="00000000">
        <w:rPr>
          <w:i w:val="1"/>
          <w:iCs w:val="1"/>
          <w:vertAlign w:val="superscript"/>
          <w:rtl w:val="0"/>
        </w:rPr>
        <w:t xml:space="preserve">5</w:t>
      </w:r>
      <w:r w:rsidDel="00000000" w:rsidR="00000000" w:rsidRPr="00000000">
        <w:rPr>
          <w:rtl w:val="0"/>
        </w:rPr>
      </w:r>
    </w:p>
    <w:p w:rsidR="00000000" w:rsidDel="00000000" w:rsidP="00000000" w:rsidRDefault="00000000" w:rsidRPr="00000000" w14:paraId="00000003">
      <w:pPr>
        <w:spacing w:before="280" w:lineRule="auto"/>
        <w:rPr/>
      </w:pPr>
      <w:r w:rsidDel="00000000" w:rsidR="00000000" w:rsidRPr="00000000">
        <w:rPr>
          <w:vertAlign w:val="superscript"/>
          <w:rtl w:val="0"/>
        </w:rPr>
        <w:t xml:space="preserve">1</w:t>
      </w:r>
      <w:r w:rsidDel="00000000" w:rsidR="00000000" w:rsidRPr="00000000">
        <w:rPr>
          <w:rtl w:val="0"/>
        </w:rPr>
        <w:t xml:space="preserve">Herbert Wertheim School of Public Health and Longevity Science, University of California, San Diego, La Jolla, California, United States of America</w:t>
        <w:br w:type="textWrapping"/>
        <w:t xml:space="preserve">²Department of Biostatistics, Mailman School of Public Health, Columbia University, New York, New York, United States of America</w:t>
        <w:br w:type="textWrapping"/>
      </w:r>
      <w:r w:rsidDel="00000000" w:rsidR="00000000" w:rsidRPr="00000000">
        <w:rPr>
          <w:vertAlign w:val="superscript"/>
          <w:rtl w:val="0"/>
        </w:rPr>
        <w:t xml:space="preserve">3</w:t>
      </w:r>
      <w:r w:rsidDel="00000000" w:rsidR="00000000" w:rsidRPr="00000000">
        <w:rPr>
          <w:rtl w:val="0"/>
        </w:rPr>
        <w:t xml:space="preserve">Division of Pediatric Endocrinology, Boston Children’s Hospital, Boston, Massachusetts, United States of America </w:t>
        <w:br w:type="textWrapping"/>
      </w:r>
      <w:r w:rsidDel="00000000" w:rsidR="00000000" w:rsidRPr="00000000">
        <w:rPr>
          <w:vertAlign w:val="superscript"/>
          <w:rtl w:val="0"/>
        </w:rPr>
        <w:t xml:space="preserve">4</w:t>
      </w:r>
      <w:r w:rsidDel="00000000" w:rsidR="00000000" w:rsidRPr="00000000">
        <w:rPr>
          <w:rtl w:val="0"/>
        </w:rPr>
        <w:t xml:space="preserve">The Metabolomics Platform, Broad Institute, Cambridge, Massachusetts, United States of America </w:t>
      </w:r>
    </w:p>
    <w:p w:rsidR="00000000" w:rsidDel="00000000" w:rsidP="00000000" w:rsidRDefault="00000000" w:rsidRPr="00000000" w14:paraId="00000004">
      <w:pPr>
        <w:rPr/>
      </w:pPr>
      <w:r w:rsidDel="00000000" w:rsidR="00000000" w:rsidRPr="00000000">
        <w:rPr>
          <w:vertAlign w:val="superscript"/>
          <w:rtl w:val="0"/>
        </w:rPr>
        <w:t xml:space="preserve">5</w:t>
      </w:r>
      <w:r w:rsidDel="00000000" w:rsidR="00000000" w:rsidRPr="00000000">
        <w:rPr>
          <w:rtl w:val="0"/>
        </w:rPr>
        <w:t xml:space="preserve">Department of Pediatrics, Columbia University Irving Medical Center, New York, New York, United States of America</w:t>
      </w:r>
    </w:p>
    <w:p w:rsidR="00000000" w:rsidDel="00000000" w:rsidP="00000000" w:rsidRDefault="00000000" w:rsidRPr="00000000" w14:paraId="00000005">
      <w:pPr>
        <w:spacing w:after="280" w:before="280" w:lineRule="auto"/>
        <w:rPr/>
      </w:pPr>
      <w:r w:rsidDel="00000000" w:rsidR="00000000" w:rsidRPr="00000000">
        <w:rPr>
          <w:i w:val="1"/>
          <w:iCs w:val="1"/>
          <w:rtl w:val="0"/>
        </w:rPr>
        <w:t xml:space="preserve">Corresponding author</w:t>
        <w:br w:type="textWrapping"/>
        <w:t xml:space="preserve">E-mail: vvt2114@cumc.columbia.edu (VVT)</w:t>
      </w:r>
      <w:r w:rsidDel="00000000" w:rsidR="00000000" w:rsidRPr="00000000">
        <w:rPr>
          <w:rtl w:val="0"/>
        </w:rPr>
      </w:r>
    </w:p>
    <w:p w:rsidR="00000000" w:rsidDel="00000000" w:rsidP="00000000" w:rsidRDefault="00000000" w:rsidRPr="00000000" w14:paraId="00000006">
      <w:pPr>
        <w:spacing w:after="280" w:before="280" w:lineRule="auto"/>
        <w:rPr/>
      </w:pPr>
      <w:r w:rsidDel="00000000" w:rsidR="00000000" w:rsidRPr="00000000">
        <w:rPr>
          <w:b w:val="1"/>
          <w:bCs w:val="1"/>
          <w:rtl w:val="0"/>
        </w:rPr>
        <w:t xml:space="preserve">Short title:</w:t>
      </w:r>
      <w:r w:rsidDel="00000000" w:rsidR="00000000" w:rsidRPr="00000000">
        <w:rPr>
          <w:rtl w:val="0"/>
        </w:rPr>
        <w:t xml:space="preserve"> Baseline metabolomic profile in RYGB surgery</w:t>
      </w:r>
    </w:p>
    <w:p w:rsidR="00000000" w:rsidDel="00000000" w:rsidP="00000000" w:rsidRDefault="00000000" w:rsidRPr="00000000" w14:paraId="00000007">
      <w:pPr>
        <w:spacing w:after="280" w:before="280" w:lineRule="auto"/>
        <w:rPr/>
      </w:pPr>
      <w:r w:rsidDel="00000000" w:rsidR="00000000" w:rsidRPr="00000000">
        <w:rPr>
          <w:b w:val="1"/>
          <w:bCs w:val="1"/>
          <w:rtl w:val="0"/>
        </w:rPr>
        <w:t xml:space="preserve">Funding:</w:t>
      </w:r>
      <w:r w:rsidDel="00000000" w:rsidR="00000000" w:rsidRPr="00000000">
        <w:rPr>
          <w:rtl w:val="0"/>
        </w:rPr>
        <w:t xml:space="preserve"> This publication was supported in part by the National Institute for Diabetes and Digestive and Kidney Diseases, NIH, through grants R01 DK136134</w:t>
      </w:r>
      <w:r w:rsidDel="00000000" w:rsidR="00000000" w:rsidRPr="00000000">
        <w:rPr>
          <w:i w:val="1"/>
          <w:iCs w:val="1"/>
          <w:sz w:val="20"/>
          <w:szCs w:val="20"/>
          <w:rtl w:val="0"/>
        </w:rPr>
        <w:t xml:space="preserve"> </w:t>
      </w:r>
      <w:r w:rsidDel="00000000" w:rsidR="00000000" w:rsidRPr="00000000">
        <w:rPr>
          <w:rtl w:val="0"/>
        </w:rPr>
        <w:t xml:space="preserve">(VVT)</w:t>
      </w:r>
      <w:sdt>
        <w:sdtPr>
          <w:id w:val="1483920076"/>
          <w:tag w:val="goog_rdk_0"/>
        </w:sdtPr>
        <w:sdtContent>
          <w:ins w:author="Salem, Rany" w:id="0" w:date="2026-04-06T22:42:00Z">
            <w:r w:rsidDel="00000000" w:rsidR="00000000" w:rsidRPr="00000000">
              <w:rPr>
                <w:rtl w:val="0"/>
              </w:rPr>
              <w:t xml:space="preserve">, R01 DK135868 (RMS)</w:t>
            </w:r>
          </w:ins>
        </w:sdtContent>
      </w:sdt>
      <w:r w:rsidDel="00000000" w:rsidR="00000000" w:rsidRPr="00000000">
        <w:rPr>
          <w:rtl w:val="0"/>
        </w:rPr>
        <w:t xml:space="preserve"> and R01 DK136796 (RMS) and the Boston Children’s Hospital–Broad Institute Collaborative Grant (VVT). National Heart, Lung, and Blood Institute, NIH grant R00HL122515 (RMS).</w:t>
      </w:r>
    </w:p>
    <w:p w:rsidR="00000000" w:rsidDel="00000000" w:rsidP="00000000" w:rsidRDefault="00000000" w:rsidRPr="00000000" w14:paraId="00000008">
      <w:pPr>
        <w:spacing w:after="280" w:before="280" w:lineRule="auto"/>
        <w:rPr/>
      </w:pPr>
      <w:r w:rsidDel="00000000" w:rsidR="00000000" w:rsidRPr="00000000">
        <w:rPr>
          <w:b w:val="1"/>
          <w:bCs w:val="1"/>
          <w:rtl w:val="0"/>
        </w:rPr>
        <w:t xml:space="preserve">Competing interests:</w:t>
      </w:r>
      <w:r w:rsidDel="00000000" w:rsidR="00000000" w:rsidRPr="00000000">
        <w:rPr>
          <w:rtl w:val="0"/>
        </w:rPr>
        <w:t xml:space="preserve"> The authors have declared that no competing interests exist.</w:t>
      </w:r>
    </w:p>
    <w:p w:rsidR="00000000" w:rsidDel="00000000" w:rsidP="00000000" w:rsidRDefault="00000000" w:rsidRPr="00000000" w14:paraId="000000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rPr>
          <w:b w:val="1"/>
          <w:bCs w:val="1"/>
          <w:sz w:val="27"/>
          <w:szCs w:val="27"/>
        </w:rPr>
      </w:pPr>
      <w:r w:rsidDel="00000000" w:rsidR="00000000" w:rsidRPr="00000000">
        <w:rPr>
          <w:b w:val="1"/>
          <w:bCs w:val="1"/>
          <w:sz w:val="27"/>
          <w:szCs w:val="27"/>
          <w:rtl w:val="0"/>
        </w:rPr>
        <w:t xml:space="preserve">Summary</w:t>
      </w:r>
    </w:p>
    <w:p w:rsidR="00000000" w:rsidDel="00000000" w:rsidP="00000000" w:rsidRDefault="00000000" w:rsidRPr="00000000" w14:paraId="0000000B">
      <w:pPr>
        <w:spacing w:line="480" w:lineRule="auto"/>
        <w:rPr/>
      </w:pPr>
      <w:r w:rsidDel="00000000" w:rsidR="00000000" w:rsidRPr="00000000">
        <w:rPr>
          <w:rtl w:val="0"/>
        </w:rPr>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rsidR="00000000" w:rsidDel="00000000" w:rsidP="00000000" w:rsidRDefault="00000000" w:rsidRPr="00000000" w14:paraId="0000000C">
      <w:pPr>
        <w:spacing w:line="480" w:lineRule="auto"/>
        <w:rPr/>
      </w:pPr>
      <w:r w:rsidDel="00000000" w:rsidR="00000000" w:rsidRPr="00000000">
        <w:rPr>
          <w:rtl w:val="0"/>
        </w:rPr>
        <w:t xml:space="preserve">Given the integrative nature of the metabolome—capturing interactions among host genetics, diet, microbiota, and environmental exposures—we hypothesized that baseline circulating metabolites could stratify 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variables in predicting long-term weight outcomes. </w:t>
      </w:r>
      <w:sdt>
        <w:sdtPr>
          <w:id w:val="-212351456"/>
          <w:tag w:val="goog_rdk_1"/>
        </w:sdtPr>
        <w:sdtContent>
          <w:del w:author="Salem, Rany" w:id="1" w:date="2026-04-07T14:06:00Z">
            <w:r w:rsidDel="00000000" w:rsidR="00000000" w:rsidRPr="00000000">
              <w:rPr>
                <w:rtl w:val="0"/>
              </w:rPr>
              <w:delText xml:space="preserve">Its </w:delText>
            </w:r>
          </w:del>
        </w:sdtContent>
      </w:sdt>
      <w:sdt>
        <w:sdtPr>
          <w:id w:val="-940163277"/>
          <w:tag w:val="goog_rdk_2"/>
        </w:sdtPr>
        <w:sdtContent>
          <w:ins w:author="Salem, Rany" w:id="1" w:date="2026-04-07T14:06:00Z">
            <w:r w:rsidDel="00000000" w:rsidR="00000000" w:rsidRPr="00000000">
              <w:rPr>
                <w:rtl w:val="0"/>
              </w:rPr>
              <w:t xml:space="preserve">The </w:t>
            </w:r>
          </w:ins>
        </w:sdtContent>
      </w:sdt>
      <w:r w:rsidDel="00000000" w:rsidR="00000000" w:rsidRPr="00000000">
        <w:rPr>
          <w:rtl w:val="0"/>
        </w:rPr>
        <w:t xml:space="preserve">performance </w:t>
      </w:r>
      <w:sdt>
        <w:sdtPr>
          <w:id w:val="115888231"/>
          <w:tag w:val="goog_rdk_3"/>
        </w:sdtPr>
        <w:sdtContent>
          <w:ins w:author="Salem, Rany" w:id="2" w:date="2026-04-07T14:07:00Z">
            <w:r w:rsidDel="00000000" w:rsidR="00000000" w:rsidRPr="00000000">
              <w:rPr>
                <w:rtl w:val="0"/>
              </w:rPr>
              <w:t xml:space="preserve">of the MetRS </w:t>
            </w:r>
          </w:ins>
        </w:sdtContent>
      </w:sdt>
      <w:r w:rsidDel="00000000" w:rsidR="00000000" w:rsidRPr="00000000">
        <w:rPr>
          <w:rtl w:val="0"/>
        </w:rPr>
        <w:t xml:space="preserve">was evaluated in two independent cohorts, </w:t>
      </w:r>
      <w:sdt>
        <w:sdtPr>
          <w:id w:val="346518260"/>
          <w:tag w:val="goog_rdk_4"/>
        </w:sdtPr>
        <w:sdtContent>
          <w:commentRangeStart w:id="0"/>
        </w:sdtContent>
      </w:sdt>
      <w:sdt>
        <w:sdtPr>
          <w:id w:val="-1033777316"/>
          <w:tag w:val="goog_rdk_5"/>
        </w:sdtPr>
        <w:sdtContent>
          <w:commentRangeStart w:id="1"/>
        </w:sdtContent>
      </w:sdt>
      <w:r w:rsidDel="00000000" w:rsidR="00000000" w:rsidRPr="00000000">
        <w:rPr>
          <w:rtl w:val="0"/>
        </w:rPr>
        <w:t xml:space="preserve">including one assessed a median of seven years post-surgery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Genomic analyses identified common variants in loci including </w:t>
      </w:r>
      <w:r w:rsidDel="00000000" w:rsidR="00000000" w:rsidRPr="00000000">
        <w:rPr>
          <w:i w:val="1"/>
          <w:iCs w:val="1"/>
          <w:rtl w:val="0"/>
        </w:rPr>
        <w:t xml:space="preserve">AGXT2 </w:t>
      </w:r>
      <w:r w:rsidDel="00000000" w:rsidR="00000000" w:rsidRPr="00000000">
        <w:rPr>
          <w:i w:val="0"/>
          <w:iCs w:val="0"/>
          <w:rtl w:val="0"/>
        </w:rPr>
        <w:t xml:space="preserve">and</w:t>
      </w:r>
      <w:r w:rsidDel="00000000" w:rsidR="00000000" w:rsidRPr="00000000">
        <w:rPr>
          <w:i w:val="1"/>
          <w:iCs w:val="1"/>
          <w:rtl w:val="0"/>
        </w:rPr>
        <w:t xml:space="preserve"> SLC7A5</w:t>
      </w:r>
      <w:r w:rsidDel="00000000" w:rsidR="00000000" w:rsidRPr="00000000">
        <w:rPr>
          <w:i w:val="0"/>
          <w:iCs w:val="0"/>
          <w:rtl w:val="0"/>
        </w:rPr>
        <w:t xml:space="preserve"> associated with key MetRS metabolites</w:t>
      </w:r>
      <w:r w:rsidDel="00000000" w:rsidR="00000000" w:rsidRPr="00000000">
        <w:rPr>
          <w:rtl w:val="0"/>
        </w:rPr>
        <w:t xml:space="preserve">, suggesting a heritable component to the observed metabolic signature. Together, these findings lay the groundwork for a clinically actionable framework to identify individuals at risk for weight </w:t>
      </w:r>
      <w:sdt>
        <w:sdtPr>
          <w:id w:val="1939342238"/>
          <w:tag w:val="goog_rdk_6"/>
        </w:sdtPr>
        <w:sdtContent>
          <w:commentRangeStart w:id="2"/>
        </w:sdtContent>
      </w:sdt>
      <w:sdt>
        <w:sdtPr>
          <w:id w:val="-1245802009"/>
          <w:tag w:val="goog_rdk_7"/>
        </w:sdtPr>
        <w:sdtContent>
          <w:commentRangeStart w:id="3"/>
        </w:sdtContent>
      </w:sdt>
      <w:r w:rsidDel="00000000" w:rsidR="00000000" w:rsidRPr="00000000">
        <w:rPr>
          <w:rtl w:val="0"/>
        </w:rPr>
        <w:t xml:space="preserve">recidivism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and support the integration of metabolic profiling into preoperative assessment for personalized obesity care.</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10">
      <w:pPr>
        <w:spacing w:line="480" w:lineRule="auto"/>
        <w:rPr/>
      </w:pPr>
      <w:r w:rsidDel="00000000" w:rsidR="00000000" w:rsidRPr="00000000">
        <w:rPr>
          <w:rtl w:val="0"/>
        </w:rPr>
        <w:t xml:space="preserve">Obesity and its cardiometabolic complications are a leading contributor to global disease burden. While emerging pharmacotherapies induce weight loss, their benefits often wane upon discontinuation</w:t>
      </w:r>
      <w:r w:rsidDel="00000000" w:rsidR="00000000" w:rsidRPr="00000000">
        <w:rPr>
          <w:vertAlign w:val="superscript"/>
          <w:rtl w:val="0"/>
        </w:rPr>
        <w:t xml:space="preserve">1</w:t>
      </w:r>
      <w:r w:rsidDel="00000000" w:rsidR="00000000" w:rsidRPr="00000000">
        <w:rPr>
          <w:rtl w:val="0"/>
        </w:rPr>
        <w:t xml:space="preserve">. In contrast, metabolic and bariatric surgery (MBS) is the most effective approach for sustained weight loss and obesity-related metabolic disease remission</w:t>
      </w:r>
      <w:r w:rsidDel="00000000" w:rsidR="00000000" w:rsidRPr="00000000">
        <w:rPr>
          <w:vertAlign w:val="superscript"/>
          <w:rtl w:val="0"/>
        </w:rPr>
        <w:t xml:space="preserve">2-4</w:t>
      </w:r>
      <w:r w:rsidDel="00000000" w:rsidR="00000000" w:rsidRPr="00000000">
        <w:rPr>
          <w:rtl w:val="0"/>
        </w:rPr>
        <w:t xml:space="preserve">. In 2022, approximately 280,000 MBS procedures were performed in the United States, representing 1% of the eligible population</w:t>
      </w:r>
      <w:r w:rsidDel="00000000" w:rsidR="00000000" w:rsidRPr="00000000">
        <w:rPr>
          <w:vertAlign w:val="superscript"/>
          <w:rtl w:val="0"/>
        </w:rPr>
        <w:t xml:space="preserve">5</w:t>
      </w:r>
      <w:r w:rsidDel="00000000" w:rsidR="00000000" w:rsidRPr="00000000">
        <w:rPr>
          <w:rtl w:val="0"/>
        </w:rPr>
        <w:t xml:space="preserve">.  Among the available surgical options, laparoscopic sleeve gastrectomy is currently the most frequently performed procedure. </w:t>
      </w:r>
      <w:sdt>
        <w:sdtPr>
          <w:id w:val="-1983322236"/>
          <w:tag w:val="goog_rdk_8"/>
        </w:sdtPr>
        <w:sdtContent>
          <w:ins w:author="Salem, Rany" w:id="3" w:date="2026-04-07T14:11:00Z">
            <w:r w:rsidDel="00000000" w:rsidR="00000000" w:rsidRPr="00000000">
              <w:rPr>
                <w:rtl w:val="0"/>
              </w:rPr>
              <w:t xml:space="preserve">While </w:t>
            </w:r>
          </w:ins>
        </w:sdtContent>
      </w:sdt>
      <w:sdt>
        <w:sdtPr>
          <w:id w:val="1399652094"/>
          <w:tag w:val="goog_rdk_9"/>
        </w:sdtPr>
        <w:sdtContent>
          <w:del w:author="Salem, Rany" w:id="3" w:date="2026-04-07T14:11:00Z">
            <w:r w:rsidDel="00000000" w:rsidR="00000000" w:rsidRPr="00000000">
              <w:rPr>
                <w:rtl w:val="0"/>
              </w:rPr>
              <w:delText xml:space="preserve">In observational studies, </w:delText>
            </w:r>
          </w:del>
        </w:sdtContent>
      </w:sdt>
      <w:r w:rsidDel="00000000" w:rsidR="00000000" w:rsidRPr="00000000">
        <w:rPr>
          <w:rtl w:val="0"/>
        </w:rPr>
        <w:t xml:space="preserve">Roux-en-Y gastric bypass (RYGB) has been associated with greater long-term weight loss and improved cardiometabolic profiles</w:t>
      </w:r>
      <w:r w:rsidDel="00000000" w:rsidR="00000000" w:rsidRPr="00000000">
        <w:rPr>
          <w:vertAlign w:val="superscript"/>
          <w:rtl w:val="0"/>
        </w:rPr>
        <w:t xml:space="preserve">6-8</w:t>
      </w:r>
      <w:sdt>
        <w:sdtPr>
          <w:id w:val="186148134"/>
          <w:tag w:val="goog_rdk_11"/>
        </w:sdtPr>
        <w:sdtContent>
          <w:r w:rsidDel="00000000" w:rsidR="00000000" w:rsidRPr="00000000">
            <w:rPr>
              <w:rFonts w:ascii="Gungsuh" w:cs="Gungsuh" w:eastAsia="Gungsuh" w:hAnsi="Gungsuh"/>
              <w:rtl w:val="0"/>
            </w:rPr>
            <w:t xml:space="preserve">. On average, RYGB results in a 35–40% reduction in weight, with 70–80% of individuals maintaining this loss ≥ 5 years postoperatively</w:t>
          </w:r>
        </w:sdtContent>
      </w:sdt>
      <w:r w:rsidDel="00000000" w:rsidR="00000000" w:rsidRPr="00000000">
        <w:rPr>
          <w:vertAlign w:val="superscript"/>
          <w:rtl w:val="0"/>
        </w:rPr>
        <w:t xml:space="preserve">8</w:t>
      </w:r>
      <w:r w:rsidDel="00000000" w:rsidR="00000000" w:rsidRPr="00000000">
        <w:rPr>
          <w:rtl w:val="0"/>
        </w:rPr>
        <w:t xml:space="preserve">. Despite these benefits, outcomes vary, with some patients regaining weight to preoperative levels</w:t>
      </w:r>
      <w:r w:rsidDel="00000000" w:rsidR="00000000" w:rsidRPr="00000000">
        <w:rPr>
          <w:vertAlign w:val="superscript"/>
          <w:rtl w:val="0"/>
        </w:rPr>
        <w:t xml:space="preserve">9-12</w:t>
      </w:r>
      <w:r w:rsidDel="00000000" w:rsidR="00000000" w:rsidRPr="00000000">
        <w:rPr>
          <w:rtl w:val="0"/>
        </w:rPr>
        <w:t xml:space="preserve">. Predictive factors such as younger age</w:t>
      </w:r>
      <w:r w:rsidDel="00000000" w:rsidR="00000000" w:rsidRPr="00000000">
        <w:rPr>
          <w:vertAlign w:val="superscript"/>
          <w:rtl w:val="0"/>
        </w:rPr>
        <w:t xml:space="preserve">13</w:t>
      </w:r>
      <w:r w:rsidDel="00000000" w:rsidR="00000000" w:rsidRPr="00000000">
        <w:rPr>
          <w:rtl w:val="0"/>
        </w:rPr>
        <w:t xml:space="preserve">, white race</w:t>
      </w:r>
      <w:r w:rsidDel="00000000" w:rsidR="00000000" w:rsidRPr="00000000">
        <w:rPr>
          <w:vertAlign w:val="superscript"/>
          <w:rtl w:val="0"/>
        </w:rPr>
        <w:t xml:space="preserve">14</w:t>
      </w:r>
      <w:r w:rsidDel="00000000" w:rsidR="00000000" w:rsidRPr="00000000">
        <w:rPr>
          <w:rtl w:val="0"/>
        </w:rPr>
        <w:t xml:space="preserve">, preoperative weight loss</w:t>
      </w:r>
      <w:r w:rsidDel="00000000" w:rsidR="00000000" w:rsidRPr="00000000">
        <w:rPr>
          <w:vertAlign w:val="superscript"/>
          <w:rtl w:val="0"/>
        </w:rPr>
        <w:t xml:space="preserve">15-17</w:t>
      </w:r>
      <w:r w:rsidDel="00000000" w:rsidR="00000000" w:rsidRPr="00000000">
        <w:rPr>
          <w:rtl w:val="0"/>
        </w:rPr>
        <w:t xml:space="preserve">, behavioral characteristics</w:t>
      </w:r>
      <w:r w:rsidDel="00000000" w:rsidR="00000000" w:rsidRPr="00000000">
        <w:rPr>
          <w:vertAlign w:val="superscript"/>
          <w:rtl w:val="0"/>
        </w:rPr>
        <w:t xml:space="preserve">18</w:t>
      </w:r>
      <w:r w:rsidDel="00000000" w:rsidR="00000000" w:rsidRPr="00000000">
        <w:rPr>
          <w:rtl w:val="0"/>
        </w:rPr>
        <w:t xml:space="preserve">, and select genetic variants</w:t>
      </w:r>
      <w:r w:rsidDel="00000000" w:rsidR="00000000" w:rsidRPr="00000000">
        <w:rPr>
          <w:vertAlign w:val="superscript"/>
          <w:rtl w:val="0"/>
        </w:rPr>
        <w:t xml:space="preserve">12,19</w:t>
      </w:r>
      <w:r w:rsidDel="00000000" w:rsidR="00000000" w:rsidRPr="00000000">
        <w:rPr>
          <w:rtl w:val="0"/>
        </w:rPr>
        <w:t xml:space="preserve">, have been proposed, but no clinically validated </w:t>
      </w:r>
      <w:sdt>
        <w:sdtPr>
          <w:id w:val="2129965803"/>
          <w:tag w:val="goog_rdk_10"/>
        </w:sdtPr>
        <w:sdtContent>
          <w:commentRangeStart w:id="4"/>
        </w:sdtContent>
      </w:sdt>
      <w:r w:rsidDel="00000000" w:rsidR="00000000" w:rsidRPr="00000000">
        <w:rPr>
          <w:rtl w:val="0"/>
        </w:rPr>
        <w:t xml:space="preserve">biomarkers </w:t>
      </w:r>
      <w:commentRangeEnd w:id="4"/>
      <w:r w:rsidDel="00000000" w:rsidR="00000000" w:rsidRPr="00000000">
        <w:commentReference w:id="4"/>
      </w:r>
      <w:r w:rsidDel="00000000" w:rsidR="00000000" w:rsidRPr="00000000">
        <w:rPr>
          <w:rtl w:val="0"/>
        </w:rPr>
        <w:t xml:space="preserve">currently exist to forecast long-term success following MBS.</w:t>
      </w:r>
    </w:p>
    <w:p w:rsidR="00000000" w:rsidDel="00000000" w:rsidP="00000000" w:rsidRDefault="00000000" w:rsidRPr="00000000" w14:paraId="00000011">
      <w:pPr>
        <w:spacing w:after="280" w:before="280" w:line="480" w:lineRule="auto"/>
        <w:rPr/>
      </w:pPr>
      <w:r w:rsidDel="00000000" w:rsidR="00000000" w:rsidRPr="00000000">
        <w:rPr>
          <w:rtl w:val="0"/>
        </w:rPr>
        <w:t xml:space="preserve">The human metabolome captures the dynamic interplay of host genetics, diet, pharmacologic exposures, and gut microbial </w:t>
      </w:r>
      <w:sdt>
        <w:sdtPr>
          <w:id w:val="497105689"/>
          <w:tag w:val="goog_rdk_12"/>
        </w:sdtPr>
        <w:sdtContent>
          <w:commentRangeStart w:id="5"/>
        </w:sdtContent>
      </w:sdt>
      <w:r w:rsidDel="00000000" w:rsidR="00000000" w:rsidRPr="00000000">
        <w:rPr>
          <w:rtl w:val="0"/>
        </w:rPr>
        <w:t xml:space="preserve">activity</w:t>
      </w:r>
      <w:commentRangeEnd w:id="5"/>
      <w:r w:rsidDel="00000000" w:rsidR="00000000" w:rsidRPr="00000000">
        <w:commentReference w:id="5"/>
      </w:r>
      <w:r w:rsidDel="00000000" w:rsidR="00000000" w:rsidRPr="00000000">
        <w:rPr>
          <w:rtl w:val="0"/>
        </w:rPr>
        <w:t xml:space="preserve">. </w:t>
      </w:r>
      <w:sdt>
        <w:sdtPr>
          <w:id w:val="416840070"/>
          <w:tag w:val="goog_rdk_13"/>
        </w:sdtPr>
        <w:sdtContent>
          <w:del w:author="Salem, Rany" w:id="4" w:date="2026-04-07T14:21:00Z">
            <w:r w:rsidDel="00000000" w:rsidR="00000000" w:rsidRPr="00000000">
              <w:rPr>
                <w:rtl w:val="0"/>
              </w:rPr>
              <w:delText xml:space="preserve">Untargeted metabolomics enables comprehensive profiling of both known and unannotated metabolites, facilitating biomarker discovery and mechanistic insight into obesity-related metabolic dysfunction</w:delText>
            </w:r>
            <w:r w:rsidDel="00000000" w:rsidR="00000000" w:rsidRPr="00000000">
              <w:rPr>
                <w:vertAlign w:val="superscript"/>
                <w:rtl w:val="0"/>
              </w:rPr>
              <w:delText xml:space="preserve">20,21</w:delText>
            </w:r>
            <w:r w:rsidDel="00000000" w:rsidR="00000000" w:rsidRPr="00000000">
              <w:rPr>
                <w:rtl w:val="0"/>
              </w:rPr>
              <w:delText xml:space="preserve">. </w:delText>
            </w:r>
          </w:del>
        </w:sdtContent>
      </w:sdt>
      <w:r w:rsidDel="00000000" w:rsidR="00000000" w:rsidRPr="00000000">
        <w:rPr>
          <w:rtl w:val="0"/>
        </w:rPr>
        <w:t xml:space="preserve">Specific metabolite signatures, including branched-chain amino acids (BCAAs), lipid species, and intermediates of central carbon metabolism, have been linked to obesity, insulin resistance, and type 2 diabetes</w:t>
      </w:r>
      <w:r w:rsidDel="00000000" w:rsidR="00000000" w:rsidRPr="00000000">
        <w:rPr>
          <w:vertAlign w:val="superscript"/>
          <w:rtl w:val="0"/>
        </w:rPr>
        <w:t xml:space="preserve">21</w:t>
      </w:r>
      <w:r w:rsidDel="00000000" w:rsidR="00000000" w:rsidRPr="00000000">
        <w:rPr>
          <w:rtl w:val="0"/>
        </w:rPr>
        <w:t xml:space="preserve">. Notably, BCAAs and related metabolites show distinct trajectories following MBS compared to medical weight loss, suggesting surgery-specific metabolic remodeling</w:t>
      </w:r>
      <w:r w:rsidDel="00000000" w:rsidR="00000000" w:rsidRPr="00000000">
        <w:rPr>
          <w:color w:val="262626"/>
          <w:vertAlign w:val="superscript"/>
          <w:rtl w:val="0"/>
        </w:rPr>
        <w:t xml:space="preserve">22-24</w:t>
      </w:r>
      <w:r w:rsidDel="00000000" w:rsidR="00000000" w:rsidRPr="00000000">
        <w:rPr>
          <w:rtl w:val="0"/>
        </w:rPr>
        <w:t xml:space="preserve">. </w:t>
      </w:r>
      <w:sdt>
        <w:sdtPr>
          <w:id w:val="738065102"/>
          <w:tag w:val="goog_rdk_14"/>
        </w:sdtPr>
        <w:sdtContent>
          <w:ins w:author="Salem, Rany" w:id="4" w:date="2026-04-07T14:21:00Z">
            <w:r w:rsidDel="00000000" w:rsidR="00000000" w:rsidRPr="00000000">
              <w:rPr>
                <w:rtl w:val="0"/>
              </w:rPr>
              <w:t xml:space="preserve">Untargeted metabolomics enables comprehensive profiling of both known and unannotated metabolites, facilitating biomarker discovery and mechanistic insight into obesity-related metabolic dysfunction</w:t>
            </w:r>
            <w:r w:rsidDel="00000000" w:rsidR="00000000" w:rsidRPr="00000000">
              <w:rPr>
                <w:vertAlign w:val="superscript"/>
                <w:rtl w:val="0"/>
              </w:rPr>
              <w:t xml:space="preserve">20,21</w:t>
            </w:r>
            <w:r w:rsidDel="00000000" w:rsidR="00000000" w:rsidRPr="00000000">
              <w:rPr>
                <w:rtl w:val="0"/>
              </w:rPr>
              <w:t xml:space="preserve">. </w:t>
            </w:r>
          </w:ins>
        </w:sdtContent>
      </w:sdt>
      <w:r w:rsidDel="00000000" w:rsidR="00000000" w:rsidRPr="00000000">
        <w:rPr>
          <w:rtl w:val="0"/>
        </w:rPr>
        <w:t xml:space="preserve">However, prior studies have often lacked long-term follow-up, sufficient statistical power, or broad metabolite coverage. </w:t>
      </w:r>
    </w:p>
    <w:p w:rsidR="00000000" w:rsidDel="00000000" w:rsidP="00000000" w:rsidRDefault="00000000" w:rsidRPr="00000000" w14:paraId="00000012">
      <w:pPr>
        <w:spacing w:after="280" w:before="280" w:line="480" w:lineRule="auto"/>
        <w:rPr/>
      </w:pPr>
      <w:r w:rsidDel="00000000" w:rsidR="00000000" w:rsidRPr="00000000">
        <w:rPr>
          <w:rtl w:val="0"/>
        </w:rPr>
        <w:t xml:space="preserve">We hypothesized that untargeted metabolomics could identify metabolites predicting long-term weight outcomes following bariatric surgery. To test this, we profiled pre-surgery fasting plasma from a subset of individuals who underwent RYGB in the Longitudinal Assessment of Bariatric Surgery (LABS-2) study</w:t>
      </w:r>
      <w:r w:rsidDel="00000000" w:rsidR="00000000" w:rsidRPr="00000000">
        <w:rPr>
          <w:vertAlign w:val="superscript"/>
          <w:rtl w:val="0"/>
        </w:rPr>
        <w:t xml:space="preserve">25-27</w:t>
      </w:r>
      <w:r w:rsidDel="00000000" w:rsidR="00000000" w:rsidRPr="00000000">
        <w:rPr>
          <w:rtl w:val="0"/>
        </w:rPr>
        <w:t xml:space="preserve">.  Using a nested case–control design, we compared individuals with sustained weight loss to those with substantial weight regain. We then evaluated the relationship of the prioritized metabolites to obesity phenotype in two external datasets: a long-term post-RYGB clinical cohort assessed approximately seven years after surgery</w:t>
      </w:r>
      <w:r w:rsidDel="00000000" w:rsidR="00000000" w:rsidRPr="00000000">
        <w:rPr>
          <w:vertAlign w:val="superscript"/>
          <w:rtl w:val="0"/>
        </w:rPr>
        <w:t xml:space="preserve">28</w:t>
      </w:r>
      <w:r w:rsidDel="00000000" w:rsidR="00000000" w:rsidRPr="00000000">
        <w:rPr>
          <w:rtl w:val="0"/>
        </w:rPr>
        <w:t xml:space="preserve">, and a population-based cohort representing extremes of BMI</w:t>
      </w:r>
      <w:r w:rsidDel="00000000" w:rsidR="00000000" w:rsidRPr="00000000">
        <w:rPr>
          <w:vertAlign w:val="superscript"/>
          <w:rtl w:val="0"/>
        </w:rPr>
        <w:t xml:space="preserve">29</w:t>
      </w:r>
      <w:r w:rsidDel="00000000" w:rsidR="00000000" w:rsidRPr="00000000">
        <w:rPr>
          <w:rtl w:val="0"/>
        </w:rPr>
        <w:t xml:space="preserve">. Finally, genome-wide association analyses</w:t>
      </w:r>
      <w:sdt>
        <w:sdtPr>
          <w:id w:val="-1749093400"/>
          <w:tag w:val="goog_rdk_15"/>
        </w:sdtPr>
        <w:sdtContent>
          <w:ins w:author="Salem, Rany" w:id="5" w:date="2026-04-07T14:25:00Z">
            <w:r w:rsidDel="00000000" w:rsidR="00000000" w:rsidRPr="00000000">
              <w:rPr>
                <w:rtl w:val="0"/>
              </w:rPr>
              <w:t xml:space="preserve"> were performed</w:t>
            </w:r>
          </w:ins>
        </w:sdtContent>
      </w:sdt>
      <w:r w:rsidDel="00000000" w:rsidR="00000000" w:rsidRPr="00000000">
        <w:rPr>
          <w:rtl w:val="0"/>
        </w:rPr>
        <w:t xml:space="preserve"> in an independent cohort were used to examine the </w:t>
      </w:r>
      <w:sdt>
        <w:sdtPr>
          <w:id w:val="-879377184"/>
          <w:tag w:val="goog_rdk_16"/>
        </w:sdtPr>
        <w:sdtContent>
          <w:del w:author="Salem, Rany" w:id="6" w:date="2026-04-07T14:24:00Z">
            <w:r w:rsidDel="00000000" w:rsidR="00000000" w:rsidRPr="00000000">
              <w:rPr>
                <w:rtl w:val="0"/>
              </w:rPr>
              <w:delText xml:space="preserve">heritable </w:delText>
            </w:r>
          </w:del>
        </w:sdtContent>
      </w:sdt>
      <w:sdt>
        <w:sdtPr>
          <w:id w:val="440270256"/>
          <w:tag w:val="goog_rdk_17"/>
        </w:sdtPr>
        <w:sdtContent>
          <w:ins w:author="Salem, Rany" w:id="6" w:date="2026-04-07T14:24:00Z"/>
          <w:sdt>
            <w:sdtPr>
              <w:id w:val="1865391245"/>
              <w:tag w:val="goog_rdk_18"/>
            </w:sdtPr>
            <w:sdtContent>
              <w:commentRangeStart w:id="6"/>
            </w:sdtContent>
          </w:sdt>
          <w:ins w:author="Salem, Rany" w:id="6" w:date="2026-04-07T14:24:00Z">
            <w:r w:rsidDel="00000000" w:rsidR="00000000" w:rsidRPr="00000000">
              <w:rPr>
                <w:rtl w:val="0"/>
              </w:rPr>
              <w:t xml:space="preserve">genetic </w:t>
            </w:r>
          </w:ins>
        </w:sdtContent>
      </w:sdt>
      <w:commentRangeEnd w:id="6"/>
      <w:r w:rsidDel="00000000" w:rsidR="00000000" w:rsidRPr="00000000">
        <w:commentReference w:id="6"/>
      </w:r>
      <w:r w:rsidDel="00000000" w:rsidR="00000000" w:rsidRPr="00000000">
        <w:rPr>
          <w:rtl w:val="0"/>
        </w:rPr>
        <w:t xml:space="preserve">basis of key metabolites associated with long-term surgical outcomes.</w:t>
      </w:r>
    </w:p>
    <w:p w:rsidR="00000000" w:rsidDel="00000000" w:rsidP="00000000" w:rsidRDefault="00000000" w:rsidRPr="00000000" w14:paraId="00000013">
      <w:pPr>
        <w:spacing w:after="280" w:before="280" w:line="480" w:lineRule="auto"/>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14">
      <w:pPr>
        <w:spacing w:after="280" w:before="280" w:line="480" w:lineRule="auto"/>
        <w:rPr/>
      </w:pPr>
      <w:r w:rsidDel="00000000" w:rsidR="00000000" w:rsidRPr="00000000">
        <w:rPr>
          <w:rtl w:val="0"/>
        </w:rPr>
        <w:t xml:space="preserve">To identify clinically meaningful subgroups, we applied latent class growth mixture modeling (LCGMM) to 7-year excess body weight (EBW) trajectories from 1,590 LABS-2 participants. EBW was defined as the measured weight minus ideal body weight corresponding to BMI of 25 kg/m², a standardized metric for reporting bariatric surgery outcomes</w:t>
      </w:r>
      <w:r w:rsidDel="00000000" w:rsidR="00000000" w:rsidRPr="00000000">
        <w:rPr>
          <w:vertAlign w:val="superscript"/>
          <w:rtl w:val="0"/>
        </w:rPr>
        <w:t xml:space="preserve">30</w:t>
      </w:r>
      <w:r w:rsidDel="00000000" w:rsidR="00000000" w:rsidRPr="00000000">
        <w:rPr>
          <w:rtl w:val="0"/>
        </w:rPr>
        <w:t xml:space="preserve"> and previously used in LABS-2 study</w:t>
      </w:r>
      <w:r w:rsidDel="00000000" w:rsidR="00000000" w:rsidRPr="00000000">
        <w:rPr>
          <w:vertAlign w:val="superscript"/>
          <w:rtl w:val="0"/>
        </w:rPr>
        <w:t xml:space="preserve">26</w:t>
      </w:r>
      <w:r w:rsidDel="00000000" w:rsidR="00000000" w:rsidRPr="00000000">
        <w:rPr>
          <w:rtl w:val="0"/>
        </w:rPr>
        <w:t xml:space="preserve">.  Three latent trajectory classes emerged: Class 1 (n = 100, 6.3%) showed </w:t>
      </w:r>
      <w:sdt>
        <w:sdtPr>
          <w:id w:val="-1420203536"/>
          <w:tag w:val="goog_rdk_19"/>
        </w:sdtPr>
        <w:sdtContent>
          <w:commentRangeStart w:id="7"/>
        </w:sdtContent>
      </w:sdt>
      <w:r w:rsidDel="00000000" w:rsidR="00000000" w:rsidRPr="00000000">
        <w:rPr>
          <w:rtl w:val="0"/>
        </w:rPr>
        <w:t xml:space="preserve">modest initial weight loss </w:t>
      </w:r>
      <w:commentRangeEnd w:id="7"/>
      <w:r w:rsidDel="00000000" w:rsidR="00000000" w:rsidRPr="00000000">
        <w:commentReference w:id="7"/>
      </w:r>
      <w:r w:rsidDel="00000000" w:rsidR="00000000" w:rsidRPr="00000000">
        <w:rPr>
          <w:rtl w:val="0"/>
        </w:rPr>
        <w:t xml:space="preserve">followed by regain; Class 2 (n = 108, 6.8%) achieved and maintained sustained weight loss; and Class 3 (n = 1,382, 86.9%) had lower baseline EBW and modest, sustained weight loss. Baseline EBW was comparable between Classes 1 and 2 (101.0 ± 19.2 kg vs. 105.5 ± 17.8 kg, p = 0.09), but significantly lower in Class 3 (58.1 ± 15.5 kg, p &lt; 0.001). By year five, weight divergence </w:t>
      </w:r>
      <w:sdt>
        <w:sdtPr>
          <w:id w:val="1873004736"/>
          <w:tag w:val="goog_rdk_20"/>
        </w:sdtPr>
        <w:sdtContent>
          <w:del w:author="Salem, Rany" w:id="7" w:date="2026-04-07T14:54:00Z">
            <w:r w:rsidDel="00000000" w:rsidR="00000000" w:rsidRPr="00000000">
              <w:rPr>
                <w:rtl w:val="0"/>
              </w:rPr>
              <w:delText xml:space="preserve">became </w:delText>
            </w:r>
          </w:del>
        </w:sdtContent>
      </w:sdt>
      <w:sdt>
        <w:sdtPr>
          <w:id w:val="71296511"/>
          <w:tag w:val="goog_rdk_21"/>
        </w:sdtPr>
        <w:sdtContent>
          <w:ins w:author="Salem, Rany" w:id="7" w:date="2026-04-07T14:54:00Z">
            <w:r w:rsidDel="00000000" w:rsidR="00000000" w:rsidRPr="00000000">
              <w:rPr>
                <w:rtl w:val="0"/>
              </w:rPr>
              <w:t xml:space="preserve">becomes </w:t>
            </w:r>
          </w:ins>
        </w:sdtContent>
      </w:sdt>
      <w:r w:rsidDel="00000000" w:rsidR="00000000" w:rsidRPr="00000000">
        <w:rPr>
          <w:rtl w:val="0"/>
        </w:rPr>
        <w:t xml:space="preserve">pronounced: Class 1 regained 16.1 ± 12.9 kg, Class 2 continued to lose weight (–14.0 ± 12.9 kg), and Class 3 experienced partial regain (6.5 ± 10.8 kg) (Fig. 1a and </w:t>
      </w:r>
      <w:sdt>
        <w:sdtPr>
          <w:id w:val="1730638433"/>
          <w:tag w:val="goog_rdk_22"/>
        </w:sdtPr>
        <w:sdtContent>
          <w:del w:author="Thaker, Vidhu V." w:id="8" w:date="2026-03-23T04:13:00Z">
            <w:r w:rsidDel="00000000" w:rsidR="00000000" w:rsidRPr="00000000">
              <w:rPr>
                <w:rtl w:val="0"/>
              </w:rPr>
              <w:delText xml:space="preserve">Extended Data</w:delText>
            </w:r>
          </w:del>
        </w:sdtContent>
      </w:sdt>
      <w:sdt>
        <w:sdtPr>
          <w:id w:val="-1039622781"/>
          <w:tag w:val="goog_rdk_23"/>
        </w:sdtPr>
        <w:sdtContent>
          <w:ins w:author="Thaker, Vidhu V." w:id="8" w:date="2026-03-23T04:13:00Z">
            <w:r w:rsidDel="00000000" w:rsidR="00000000" w:rsidRPr="00000000">
              <w:rPr>
                <w:rtl w:val="0"/>
              </w:rPr>
              <w:t xml:space="preserve">Supplemental</w:t>
            </w:r>
          </w:ins>
        </w:sdtContent>
      </w:sdt>
      <w:r w:rsidDel="00000000" w:rsidR="00000000" w:rsidRPr="00000000">
        <w:rPr>
          <w:rtl w:val="0"/>
        </w:rPr>
        <w:t xml:space="preserve"> Fig. 1). Class 3 was excluded from the metabolomic analysis for two reasons. First, its substantially lower baseline EBW (58.1 ± 15.5 kg vs. ~103 kg in Classes 1 and 2) means that metabolite differences between Class 3 and either comparison group would be dominated by baseline adiposity rather than by features predictive of divergent weight trajectories. </w:t>
      </w:r>
      <w:sdt>
        <w:sdtPr>
          <w:id w:val="-1075681943"/>
          <w:tag w:val="goog_rdk_24"/>
        </w:sdtPr>
        <w:sdtContent>
          <w:commentRangeStart w:id="8"/>
        </w:sdtContent>
      </w:sdt>
      <w:r w:rsidDel="00000000" w:rsidR="00000000" w:rsidRPr="00000000">
        <w:rPr>
          <w:rtl w:val="0"/>
        </w:rPr>
        <w:t xml:space="preserve">Second, metabolomic profiling was limited to the extreme-phenotype subset by design, as described below.</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5">
      <w:pPr>
        <w:spacing w:after="280" w:before="280" w:line="480" w:lineRule="auto"/>
        <w:rPr/>
      </w:pPr>
      <w:r w:rsidDel="00000000" w:rsidR="00000000" w:rsidRPr="00000000">
        <w:rPr>
          <w:rtl w:val="0"/>
        </w:rPr>
        <w:t xml:space="preserve">As a pilot biomarker discovery study, we employed an extreme-phenotype sampling design, restricting untargeted metabolomic profiling to individuals at the tails of the long-term weight trajectory distribution. This approach, well-established in biomarker discovery and genetic epidemiolog</w:t>
      </w:r>
      <w:sdt>
        <w:sdtPr>
          <w:id w:val="35978280"/>
          <w:tag w:val="goog_rdk_25"/>
        </w:sdtPr>
        <w:sdtContent>
          <w:commentRangeStart w:id="9"/>
        </w:sdtContent>
      </w:sdt>
      <w:r w:rsidDel="00000000" w:rsidR="00000000" w:rsidRPr="00000000">
        <w:rPr>
          <w:rtl w:val="0"/>
        </w:rPr>
        <w:t xml:space="preserve">y</w:t>
      </w:r>
      <w:r w:rsidDel="00000000" w:rsidR="00000000" w:rsidRPr="00000000">
        <w:rPr>
          <w:vertAlign w:val="superscript"/>
          <w:rtl w:val="0"/>
        </w:rPr>
        <w:t xml:space="preserve">31,32</w:t>
      </w:r>
      <w:commentRangeEnd w:id="9"/>
      <w:r w:rsidDel="00000000" w:rsidR="00000000" w:rsidRPr="00000000">
        <w:commentReference w:id="9"/>
      </w:r>
      <w:r w:rsidDel="00000000" w:rsidR="00000000" w:rsidRPr="00000000">
        <w:rPr>
          <w:rtl w:val="0"/>
        </w:rPr>
        <w:t xml:space="preserve">, enhances statistical power to detect metabolite associations by maximizing phenotypic contrast between groups, particularly when profiling costs preclude whole-cohort analysis. From the two trajectory classes with comparable baseline EBW (Classes 1 and 2), we selected 80 individuals with sustained weight loss and matched them 1:1 to 80 individuals with weight regain using propensity scores based on baseline BMI, age, sex, race, and renal function (Fig. 1b </w:t>
      </w:r>
      <w:sdt>
        <w:sdtPr>
          <w:id w:val="-1547188692"/>
          <w:tag w:val="goog_rdk_26"/>
        </w:sdtPr>
        <w:sdtContent>
          <w:commentRangeStart w:id="10"/>
        </w:sdtContent>
      </w:sdt>
      <w:sdt>
        <w:sdtPr>
          <w:id w:val="2027785211"/>
          <w:tag w:val="goog_rdk_27"/>
        </w:sdtPr>
        <w:sdtContent>
          <w:commentRangeStart w:id="11"/>
        </w:sdtContent>
      </w:sdt>
      <w:r w:rsidDel="00000000" w:rsidR="00000000" w:rsidRPr="00000000">
        <w:rPr>
          <w:rtl w:val="0"/>
        </w:rPr>
        <w:t xml:space="preserve">and </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Supplemental Fig. 2). Baseline clinical and biochemical measures, including fasting glucose, insulin, lipids, ghrelin, leptin, and inflammatory markers, were similar between groups (Supplemental Table 1). Weight trajectories were not influenced by sex </w:t>
      </w:r>
      <w:sdt>
        <w:sdtPr>
          <w:id w:val="568578479"/>
          <w:tag w:val="goog_rdk_28"/>
        </w:sdtPr>
        <w:sdtContent>
          <w:commentRangeStart w:id="12"/>
        </w:sdtContent>
      </w:sdt>
      <w:r w:rsidDel="00000000" w:rsidR="00000000" w:rsidRPr="00000000">
        <w:rPr>
          <w:rtl w:val="0"/>
        </w:rPr>
        <w:t xml:space="preserve">or surgical center </w:t>
      </w:r>
      <w:commentRangeEnd w:id="12"/>
      <w:r w:rsidDel="00000000" w:rsidR="00000000" w:rsidRPr="00000000">
        <w:commentReference w:id="12"/>
      </w:r>
      <w:r w:rsidDel="00000000" w:rsidR="00000000" w:rsidRPr="00000000">
        <w:rPr>
          <w:rtl w:val="0"/>
        </w:rPr>
        <w:t xml:space="preserve">(Supplemental Fig. 3).</w:t>
      </w:r>
    </w:p>
    <w:sdt>
      <w:sdtPr>
        <w:id w:val="-2046775619"/>
        <w:tag w:val="goog_rdk_36"/>
      </w:sdtPr>
      <w:sdtContent>
        <w:p w:rsidR="00000000" w:rsidDel="00000000" w:rsidP="00000000" w:rsidRDefault="00000000" w:rsidRPr="00000000" w14:paraId="00000016">
          <w:pPr>
            <w:spacing w:after="280" w:before="280" w:line="480" w:lineRule="auto"/>
            <w:rPr>
              <w:ins w:author="Salem, Rany" w:id="11" w:date="2026-04-08T17:29:00Z"/>
            </w:rPr>
          </w:pPr>
          <w:r w:rsidDel="00000000" w:rsidR="00000000" w:rsidRPr="00000000">
            <w:rPr>
              <w:rtl w:val="0"/>
            </w:rPr>
            <w:t xml:space="preserve">To capture the non-linear dynamics of weight change, we modeled EBW using a broken-stick linear mixed-effects model with knots at 6, 12, and 24 months. This </w:t>
          </w:r>
          <w:sdt>
            <w:sdtPr>
              <w:id w:val="2133596773"/>
              <w:tag w:val="goog_rdk_29"/>
            </w:sdtPr>
            <w:sdtContent>
              <w:commentRangeStart w:id="13"/>
            </w:sdtContent>
          </w:sdt>
          <w:r w:rsidDel="00000000" w:rsidR="00000000" w:rsidRPr="00000000">
            <w:rPr>
              <w:rtl w:val="0"/>
            </w:rPr>
            <w:t xml:space="preserve">spline-based </w:t>
          </w:r>
          <w:commentRangeEnd w:id="13"/>
          <w:r w:rsidDel="00000000" w:rsidR="00000000" w:rsidRPr="00000000">
            <w:commentReference w:id="13"/>
          </w:r>
          <w:r w:rsidDel="00000000" w:rsidR="00000000" w:rsidRPr="00000000">
            <w:rPr>
              <w:rtl w:val="0"/>
            </w:rPr>
            <w:t xml:space="preserve">approach substantially improved model fit relative to linear regression (R² = 0.98 vs. 0.58, </w:t>
          </w:r>
          <w:sdt>
            <w:sdtPr>
              <w:id w:val="-1512179623"/>
              <w:tag w:val="goog_rdk_30"/>
            </w:sdtPr>
            <w:sdtContent>
              <w:commentRangeStart w:id="14"/>
            </w:sdtContent>
          </w:sdt>
          <w:r w:rsidDel="00000000" w:rsidR="00000000" w:rsidRPr="00000000">
            <w:rPr>
              <w:rtl w:val="0"/>
            </w:rPr>
            <w:t xml:space="preserve">Fig. 1 c-</w:t>
          </w:r>
          <w:commentRangeEnd w:id="14"/>
          <w:r w:rsidDel="00000000" w:rsidR="00000000" w:rsidRPr="00000000">
            <w:commentReference w:id="14"/>
          </w:r>
          <w:r w:rsidDel="00000000" w:rsidR="00000000" w:rsidRPr="00000000">
            <w:rPr>
              <w:rtl w:val="0"/>
            </w:rPr>
            <w:t xml:space="preserve">e), enabling interpolation across follow-up visits and consistent weight trajectory estimation. At year five, model-derived mean EBW was 72.4 ± 15.2 kg (69.8% of baseline) in the weight regain</w:t>
          </w:r>
          <w:sdt>
            <w:sdtPr>
              <w:id w:val="-608919229"/>
              <w:tag w:val="goog_rdk_31"/>
            </w:sdtPr>
            <w:sdtContent>
              <w:ins w:author="Salem, Rany" w:id="9" w:date="2026-04-08T17:29:00Z">
                <w:r w:rsidDel="00000000" w:rsidR="00000000" w:rsidRPr="00000000">
                  <w:rPr>
                    <w:rtl w:val="0"/>
                  </w:rPr>
                  <w:t xml:space="preserve"> (</w:t>
                </w:r>
              </w:ins>
              <w:sdt>
                <w:sdtPr>
                  <w:id w:val="445639929"/>
                  <w:tag w:val="goog_rdk_32"/>
                </w:sdtPr>
                <w:sdtContent>
                  <w:commentRangeStart w:id="15"/>
                </w:sdtContent>
              </w:sdt>
              <w:ins w:author="Salem, Rany" w:id="9" w:date="2026-04-08T17:29:00Z">
                <w:sdt>
                  <w:sdtPr>
                    <w:id w:val="12689173"/>
                    <w:tag w:val="goog_rdk_33"/>
                  </w:sdtPr>
                  <w:sdtContent>
                    <w:commentRangeStart w:id="16"/>
                  </w:sdtContent>
                </w:sdt>
                <w:r w:rsidDel="00000000" w:rsidR="00000000" w:rsidRPr="00000000">
                  <w:rPr>
                    <w:rtl w:val="0"/>
                  </w:rPr>
                  <w:t xml:space="preserve">RGN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w:t>
                </w:r>
              </w:ins>
            </w:sdtContent>
          </w:sdt>
          <w:r w:rsidDel="00000000" w:rsidR="00000000" w:rsidRPr="00000000">
            <w:rPr>
              <w:rtl w:val="0"/>
            </w:rPr>
            <w:t xml:space="preserve"> group compared to 29.1 ± 20.8 kg (27.0% of baseline) in the sustained weight loss </w:t>
          </w:r>
          <w:sdt>
            <w:sdtPr>
              <w:id w:val="1703376434"/>
              <w:tag w:val="goog_rdk_34"/>
            </w:sdtPr>
            <w:sdtContent>
              <w:ins w:author="Salem, Rany" w:id="10" w:date="2026-04-08T17:29:00Z">
                <w:r w:rsidDel="00000000" w:rsidR="00000000" w:rsidRPr="00000000">
                  <w:rPr>
                    <w:rtl w:val="0"/>
                  </w:rPr>
                  <w:t xml:space="preserve">(SWL) </w:t>
                </w:r>
              </w:ins>
            </w:sdtContent>
          </w:sdt>
          <w:r w:rsidDel="00000000" w:rsidR="00000000" w:rsidRPr="00000000">
            <w:rPr>
              <w:rtl w:val="0"/>
            </w:rPr>
            <w:t xml:space="preserve">group. </w:t>
          </w:r>
          <w:sdt>
            <w:sdtPr>
              <w:id w:val="-432023830"/>
              <w:tag w:val="goog_rdk_35"/>
            </w:sdtPr>
            <w:sdtContent>
              <w:ins w:author="Salem, Rany" w:id="11" w:date="2026-04-08T17:29:00Z">
                <w:r w:rsidDel="00000000" w:rsidR="00000000" w:rsidRPr="00000000">
                  <w:rPr>
                    <w:rtl w:val="0"/>
                  </w:rPr>
                </w:r>
              </w:ins>
            </w:sdtContent>
          </w:sdt>
        </w:p>
      </w:sdtContent>
    </w:sdt>
    <w:sdt>
      <w:sdtPr>
        <w:id w:val="1009403457"/>
        <w:tag w:val="goog_rdk_39"/>
      </w:sdtPr>
      <w:sdtContent>
        <w:p w:rsidR="00000000" w:rsidDel="00000000" w:rsidP="00000000" w:rsidRDefault="00000000" w:rsidRPr="00000000" w14:paraId="00000017">
          <w:pPr>
            <w:spacing w:after="280" w:before="280" w:line="480" w:lineRule="auto"/>
            <w:rPr>
              <w:del w:author="Salem, Rany" w:id="11" w:date="2026-04-08T17:29:00Z"/>
            </w:rPr>
          </w:pPr>
          <w:sdt>
            <w:sdtPr>
              <w:id w:val="-1052141241"/>
              <w:tag w:val="goog_rdk_38"/>
            </w:sdtPr>
            <w:sdtContent>
              <w:del w:author="Salem, Rany" w:id="11" w:date="2026-04-08T17:29:00Z">
                <w:r w:rsidDel="00000000" w:rsidR="00000000" w:rsidRPr="00000000">
                  <w:rPr>
                    <w:rtl w:val="0"/>
                  </w:rPr>
                </w:r>
              </w:del>
            </w:sdtContent>
          </w:sdt>
        </w:p>
      </w:sdtContent>
    </w:sdt>
    <w:p w:rsidR="00000000" w:rsidDel="00000000" w:rsidP="00000000" w:rsidRDefault="00000000" w:rsidRPr="00000000" w14:paraId="00000018">
      <w:pPr>
        <w:spacing w:after="280" w:before="280" w:line="480" w:lineRule="auto"/>
        <w:rPr/>
      </w:pPr>
      <w:r w:rsidDel="00000000" w:rsidR="00000000" w:rsidRPr="00000000">
        <w:rPr>
          <w:rtl w:val="0"/>
        </w:rPr>
        <w:t xml:space="preserve">Untargeted metabolomics was performed on preoperative fasting plasma using liquid chromatography–mass spectrometry (LC-MS) across four acquisition modes: HILIC positive and negative, C18 negative, and C8 positive. This profiling enable</w:t>
      </w:r>
      <w:sdt>
        <w:sdtPr>
          <w:id w:val="-1187233657"/>
          <w:tag w:val="goog_rdk_40"/>
        </w:sdtPr>
        <w:sdtContent>
          <w:ins w:author="Salem, Rany" w:id="12" w:date="2026-04-08T17:45:00Z">
            <w:r w:rsidDel="00000000" w:rsidR="00000000" w:rsidRPr="00000000">
              <w:rPr>
                <w:rtl w:val="0"/>
              </w:rPr>
              <w:t xml:space="preserve">s</w:t>
            </w:r>
          </w:ins>
        </w:sdtContent>
      </w:sdt>
      <w:sdt>
        <w:sdtPr>
          <w:id w:val="-1669691835"/>
          <w:tag w:val="goog_rdk_41"/>
        </w:sdtPr>
        <w:sdtContent>
          <w:del w:author="Salem, Rany" w:id="12" w:date="2026-04-08T17:45:00Z">
            <w:r w:rsidDel="00000000" w:rsidR="00000000" w:rsidRPr="00000000">
              <w:rPr>
                <w:rtl w:val="0"/>
              </w:rPr>
              <w:delText xml:space="preserve">d</w:delText>
            </w:r>
          </w:del>
        </w:sdtContent>
      </w:sdt>
      <w:r w:rsidDel="00000000" w:rsidR="00000000" w:rsidRPr="00000000">
        <w:rPr>
          <w:rtl w:val="0"/>
        </w:rPr>
        <w:t xml:space="preserve"> detection of amines and polar metabolites, central carbon intermediates, free fatty acids, and lipids. Of 786 initially detected features, 591 unique compounds remained after collapsing redundancies across modes. Following QC exclusions</w:t>
      </w:r>
      <w:sdt>
        <w:sdtPr>
          <w:id w:val="-742240268"/>
          <w:tag w:val="goog_rdk_42"/>
        </w:sdtPr>
        <w:sdtContent>
          <w:ins w:author="Salem, Rany" w:id="13" w:date="2026-04-08T17:45:00Z">
            <w:r w:rsidDel="00000000" w:rsidR="00000000" w:rsidRPr="00000000">
              <w:rPr>
                <w:rtl w:val="0"/>
              </w:rPr>
              <w:t xml:space="preserve">,</w:t>
            </w:r>
          </w:ins>
        </w:sdtContent>
      </w:sdt>
      <w:r w:rsidDel="00000000" w:rsidR="00000000" w:rsidRPr="00000000">
        <w:rPr>
          <w:rtl w:val="0"/>
        </w:rPr>
        <w:t xml:space="preserve"> including missingness in &gt; 25% samples (n=39), coefficient of variation &gt; 20% in pooled QC samples (n=10), and batch effects (n=1), a final set of 541 high-confidence metabolites were retained.  </w:t>
      </w:r>
      <w:sdt>
        <w:sdtPr>
          <w:id w:val="-486793643"/>
          <w:tag w:val="goog_rdk_43"/>
        </w:sdtPr>
        <w:sdtContent>
          <w:commentRangeStart w:id="17"/>
        </w:sdtContent>
      </w:sdt>
      <w:r w:rsidDel="00000000" w:rsidR="00000000" w:rsidRPr="00000000">
        <w:rPr>
          <w:rtl w:val="0"/>
        </w:rPr>
        <w:t xml:space="preserve">No samples failed QC</w:t>
      </w:r>
      <w:commentRangeEnd w:id="17"/>
      <w:r w:rsidDel="00000000" w:rsidR="00000000" w:rsidRPr="00000000">
        <w:commentReference w:id="17"/>
      </w:r>
      <w:r w:rsidDel="00000000" w:rsidR="00000000" w:rsidRPr="00000000">
        <w:rPr>
          <w:rtl w:val="0"/>
        </w:rPr>
        <w:t xml:space="preserve">. Data were </w:t>
      </w:r>
      <w:sdt>
        <w:sdtPr>
          <w:id w:val="-1404063110"/>
          <w:tag w:val="goog_rdk_44"/>
        </w:sdtPr>
        <w:sdtContent>
          <w:commentRangeStart w:id="18"/>
        </w:sdtContent>
      </w:sdt>
      <w:r w:rsidDel="00000000" w:rsidR="00000000" w:rsidRPr="00000000">
        <w:rPr>
          <w:rtl w:val="0"/>
        </w:rPr>
        <w:t xml:space="preserve">log-transformed, </w:t>
      </w:r>
      <w:commentRangeEnd w:id="18"/>
      <w:r w:rsidDel="00000000" w:rsidR="00000000" w:rsidRPr="00000000">
        <w:commentReference w:id="18"/>
      </w:r>
      <w:r w:rsidDel="00000000" w:rsidR="00000000" w:rsidRPr="00000000">
        <w:rPr>
          <w:rtl w:val="0"/>
        </w:rPr>
        <w:t xml:space="preserve">adjusted for covariates, and </w:t>
      </w:r>
      <w:sdt>
        <w:sdtPr>
          <w:id w:val="69989948"/>
          <w:tag w:val="goog_rdk_45"/>
        </w:sdtPr>
        <w:sdtContent>
          <w:ins w:author="Salem, Rany" w:id="14" w:date="2026-04-08T17:48:00Z"/>
          <w:sdt>
            <w:sdtPr>
              <w:id w:val="147582891"/>
              <w:tag w:val="goog_rdk_46"/>
            </w:sdtPr>
            <w:sdtContent>
              <w:commentRangeStart w:id="19"/>
            </w:sdtContent>
          </w:sdt>
          <w:ins w:author="Salem, Rany" w:id="14" w:date="2026-04-08T17:48:00Z">
            <w:r w:rsidDel="00000000" w:rsidR="00000000" w:rsidRPr="00000000">
              <w:rPr>
                <w:rtl w:val="0"/>
              </w:rPr>
              <w:t xml:space="preserve">residuals were </w:t>
            </w:r>
          </w:ins>
        </w:sdtContent>
      </w:sdt>
      <w:r w:rsidDel="00000000" w:rsidR="00000000" w:rsidRPr="00000000">
        <w:rPr>
          <w:rtl w:val="0"/>
        </w:rPr>
        <w:t xml:space="preserve">inverse-normal transformed</w:t>
      </w:r>
      <w:commentRangeEnd w:id="19"/>
      <w:r w:rsidDel="00000000" w:rsidR="00000000" w:rsidRPr="00000000">
        <w:commentReference w:id="19"/>
      </w:r>
      <w:r w:rsidDel="00000000" w:rsidR="00000000" w:rsidRPr="00000000">
        <w:rPr>
          <w:rtl w:val="0"/>
        </w:rPr>
        <w:t xml:space="preserve">. Missing values were imputed using multiple imputation by chained equations (MICE) to preserve cohort structure and variance</w:t>
      </w:r>
      <w:r w:rsidDel="00000000" w:rsidR="00000000" w:rsidRPr="00000000">
        <w:rPr>
          <w:vertAlign w:val="superscript"/>
          <w:rtl w:val="0"/>
        </w:rPr>
        <w:t xml:space="preserve">33</w:t>
      </w:r>
      <w:r w:rsidDel="00000000" w:rsidR="00000000" w:rsidRPr="00000000">
        <w:rPr>
          <w:rtl w:val="0"/>
        </w:rPr>
        <w:t xml:space="preserve"> . This preprocessing pipeline was applied </w:t>
      </w:r>
      <w:sdt>
        <w:sdtPr>
          <w:id w:val="-284074705"/>
          <w:tag w:val="goog_rdk_47"/>
        </w:sdtPr>
        <w:sdtContent>
          <w:del w:author="Salem, Rany" w:id="15" w:date="2026-04-08T21:14:00Z">
            <w:r w:rsidDel="00000000" w:rsidR="00000000" w:rsidRPr="00000000">
              <w:rPr>
                <w:rtl w:val="0"/>
              </w:rPr>
              <w:delText xml:space="preserve">consistently </w:delText>
            </w:r>
          </w:del>
        </w:sdtContent>
      </w:sdt>
      <w:sdt>
        <w:sdtPr>
          <w:id w:val="1747244788"/>
          <w:tag w:val="goog_rdk_48"/>
        </w:sdtPr>
        <w:sdtContent>
          <w:ins w:author="Salem, Rany" w:id="15" w:date="2026-04-08T21:14:00Z">
            <w:r w:rsidDel="00000000" w:rsidR="00000000" w:rsidRPr="00000000">
              <w:rPr>
                <w:rtl w:val="0"/>
              </w:rPr>
              <w:t xml:space="preserve">to all </w:t>
            </w:r>
          </w:ins>
        </w:sdtContent>
      </w:sdt>
      <w:sdt>
        <w:sdtPr>
          <w:id w:val="974214413"/>
          <w:tag w:val="goog_rdk_49"/>
        </w:sdtPr>
        <w:sdtContent>
          <w:del w:author="Salem, Rany" w:id="16" w:date="2026-04-08T21:14:00Z">
            <w:r w:rsidDel="00000000" w:rsidR="00000000" w:rsidRPr="00000000">
              <w:rPr>
                <w:rtl w:val="0"/>
              </w:rPr>
              <w:delText xml:space="preserve">across all </w:delText>
            </w:r>
          </w:del>
        </w:sdtContent>
      </w:sdt>
      <w:r w:rsidDel="00000000" w:rsidR="00000000" w:rsidRPr="00000000">
        <w:rPr>
          <w:rtl w:val="0"/>
        </w:rPr>
        <w:t xml:space="preserve">cohorts.</w:t>
      </w:r>
    </w:p>
    <w:p w:rsidR="00000000" w:rsidDel="00000000" w:rsidP="00000000" w:rsidRDefault="00000000" w:rsidRPr="00000000" w14:paraId="00000019">
      <w:pPr>
        <w:spacing w:after="280" w:before="280" w:line="480" w:lineRule="auto"/>
        <w:rPr/>
      </w:pPr>
      <w:sdt>
        <w:sdtPr>
          <w:id w:val="-781859297"/>
          <w:tag w:val="goog_rdk_50"/>
        </w:sdtPr>
        <w:sdtContent>
          <w:commentRangeStart w:id="20"/>
        </w:sdtContent>
      </w:sdt>
      <w:r w:rsidDel="00000000" w:rsidR="00000000" w:rsidRPr="00000000">
        <w:rPr>
          <w:rtl w:val="0"/>
        </w:rPr>
        <w:t xml:space="preserve">Percent excess body weight at year five (%EBW5) was defined as the proportion of baseline EBW remaining five years after RYGB </w:t>
      </w:r>
      <w:commentRangeEnd w:id="20"/>
      <w:r w:rsidDel="00000000" w:rsidR="00000000" w:rsidRPr="00000000">
        <w:commentReference w:id="20"/>
      </w:r>
      <w:r w:rsidDel="00000000" w:rsidR="00000000" w:rsidRPr="00000000">
        <w:rPr>
          <w:rtl w:val="0"/>
        </w:rPr>
        <w:t xml:space="preserve">(</w:t>
      </w:r>
      <w:sdt>
        <w:sdtPr>
          <w:id w:val="1404508318"/>
          <w:tag w:val="goog_rdk_51"/>
        </w:sdtPr>
        <w:sdtContent>
          <w:commentRangeStart w:id="21"/>
        </w:sdtContent>
      </w:sdt>
      <w:sdt>
        <w:sdtPr>
          <w:id w:val="-1900757703"/>
          <w:tag w:val="goog_rdk_52"/>
        </w:sdtPr>
        <w:sdtContent>
          <w:commentRangeStart w:id="22"/>
        </w:sdtContent>
      </w:sdt>
      <w:r w:rsidDel="00000000" w:rsidR="00000000" w:rsidRPr="00000000">
        <w:rPr>
          <w:rtl w:val="0"/>
        </w:rPr>
        <w:t xml:space="preserve">Fig. 1f</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 Higher %EBW5 reflects reduced surgical efficacy, whether due to suboptimal initial weight loss or subsequent weight regain. In linear regression models, 62 metabolites were nominally associated with %EBW5 at a liberal pre-screening threshold (</w:t>
      </w:r>
      <w:r w:rsidDel="00000000" w:rsidR="00000000" w:rsidRPr="00000000">
        <w:rPr>
          <w:i w:val="1"/>
          <w:iCs w:val="1"/>
          <w:rtl w:val="0"/>
        </w:rPr>
        <w:t xml:space="preserve">p</w:t>
      </w:r>
      <w:r w:rsidDel="00000000" w:rsidR="00000000" w:rsidRPr="00000000">
        <w:rPr>
          <w:rtl w:val="0"/>
        </w:rPr>
        <w:t xml:space="preserve"> &lt; 0.05; </w:t>
      </w:r>
      <w:sdt>
        <w:sdtPr>
          <w:id w:val="1724010547"/>
          <w:tag w:val="goog_rdk_53"/>
        </w:sdtPr>
        <w:sdtContent>
          <w:del w:author="Thaker, Vidhu V." w:id="17" w:date="2026-03-23T04:19:00Z">
            <w:r w:rsidDel="00000000" w:rsidR="00000000" w:rsidRPr="00000000">
              <w:rPr>
                <w:rtl w:val="0"/>
              </w:rPr>
              <w:delText xml:space="preserve">Extended </w:delText>
            </w:r>
          </w:del>
          <w:sdt>
            <w:sdtPr>
              <w:id w:val="-524496689"/>
              <w:tag w:val="goog_rdk_54"/>
            </w:sdtPr>
            <w:sdtContent>
              <w:commentRangeStart w:id="23"/>
            </w:sdtContent>
          </w:sdt>
          <w:del w:author="Thaker, Vidhu V." w:id="17" w:date="2026-03-23T04:19:00Z">
            <w:r w:rsidDel="00000000" w:rsidR="00000000" w:rsidRPr="00000000">
              <w:rPr>
                <w:rtl w:val="0"/>
              </w:rPr>
              <w:delText xml:space="preserve">data</w:delText>
            </w:r>
          </w:del>
        </w:sdtContent>
      </w:sdt>
      <w:sdt>
        <w:sdtPr>
          <w:id w:val="-522278340"/>
          <w:tag w:val="goog_rdk_55"/>
        </w:sdtPr>
        <w:sdtContent>
          <w:ins w:author="Thaker, Vidhu V." w:id="17" w:date="2026-03-23T04:19:00Z">
            <w:r w:rsidDel="00000000" w:rsidR="00000000" w:rsidRPr="00000000">
              <w:rPr>
                <w:rtl w:val="0"/>
              </w:rPr>
              <w:t xml:space="preserve">Supplemental</w:t>
            </w:r>
          </w:ins>
        </w:sdtContent>
      </w:sdt>
      <w:r w:rsidDel="00000000" w:rsidR="00000000" w:rsidRPr="00000000">
        <w:rPr>
          <w:rtl w:val="0"/>
        </w:rPr>
        <w:t xml:space="preserve"> Fig. </w:t>
      </w:r>
      <w:sdt>
        <w:sdtPr>
          <w:id w:val="1064490837"/>
          <w:tag w:val="goog_rdk_56"/>
        </w:sdtPr>
        <w:sdtContent>
          <w:ins w:author="Thaker, Vidhu V." w:id="18" w:date="2026-03-23T04:22:00Z">
            <w:sdt>
              <w:sdtPr>
                <w:id w:val="1903152350"/>
                <w:tag w:val="goog_rdk_57"/>
              </w:sdtPr>
              <w:sdtContent>
                <w:del w:author="Salem, Rany" w:id="19" w:date="2026-04-08T21:29:00Z">
                  <w:r w:rsidDel="00000000" w:rsidR="00000000" w:rsidRPr="00000000">
                    <w:rPr>
                      <w:rtl w:val="0"/>
                    </w:rPr>
                    <w:delText xml:space="preserve">S</w:delText>
                  </w:r>
                </w:del>
              </w:sdtContent>
            </w:sdt>
          </w:ins>
        </w:sdtContent>
      </w:sdt>
      <w:r w:rsidDel="00000000" w:rsidR="00000000" w:rsidRPr="00000000">
        <w:rPr>
          <w:rtl w:val="0"/>
        </w:rPr>
        <w:t xml:space="preserve">4</w:t>
      </w:r>
      <w:commentRangeEnd w:id="23"/>
      <w:r w:rsidDel="00000000" w:rsidR="00000000" w:rsidRPr="00000000">
        <w:commentReference w:id="23"/>
      </w:r>
      <w:r w:rsidDel="00000000" w:rsidR="00000000" w:rsidRPr="00000000">
        <w:rPr>
          <w:rtl w:val="0"/>
        </w:rPr>
        <w:t xml:space="preserve">), with five meeting a false discovery rate (FDR) threshold (q &lt; 0.05): 3-methyladipate/pimelate, glucuronate, dimethylguanidino valeric acid (DMGV), 13-hydroxyoctadecadienoic acid (13-HODE), and </w:t>
      </w:r>
      <w:r w:rsidDel="00000000" w:rsidR="00000000" w:rsidRPr="00000000">
        <w:rPr>
          <w:rtl w:val="0"/>
        </w:rPr>
        <w:t xml:space="preserve">β-aminoisobutyric acid (BAIBA). Twelve metabolites, including kynurenine, bilirubin, α-carboxyethyl hydrochroman (CEHC), leucine, tryptophan, GABA, and homoarginine, were positively associated with %EBW5, indicating higher levels in individuals with poorer surgical outcomes. In contrast, 50 metabolites showed inverse associations, including seven triacylglycerols, three lysophosphatidylcholines, four phosphatidylcholines, and two </w:t>
      </w:r>
      <w:sdt>
        <w:sdtPr>
          <w:id w:val="1587173788"/>
          <w:tag w:val="goog_rdk_58"/>
        </w:sdtPr>
        <w:sdtContent>
          <w:commentRangeStart w:id="24"/>
        </w:sdtContent>
      </w:sdt>
      <w:r w:rsidDel="00000000" w:rsidR="00000000" w:rsidRPr="00000000">
        <w:rPr>
          <w:rtl w:val="0"/>
        </w:rPr>
        <w:t xml:space="preserve">lysophosphatidylethanolamines</w:t>
      </w:r>
      <w:commentRangeEnd w:id="24"/>
      <w:r w:rsidDel="00000000" w:rsidR="00000000" w:rsidRPr="00000000">
        <w:commentReference w:id="24"/>
      </w:r>
      <w:r w:rsidDel="00000000" w:rsidR="00000000" w:rsidRPr="00000000">
        <w:rPr>
          <w:rtl w:val="0"/>
        </w:rPr>
        <w:t xml:space="preserve">. These inverse associations suggest a favorable metabolic profile associated with sustained weight loss. </w:t>
      </w:r>
      <w:sdt>
        <w:sdtPr>
          <w:id w:val="1293406099"/>
          <w:tag w:val="goog_rdk_59"/>
        </w:sdtPr>
        <w:sdtContent>
          <w:ins w:author="Thaker, Vidhu V." w:id="20" w:date="2026-02-17T07:07:00Z">
            <w:r w:rsidDel="00000000" w:rsidR="00000000" w:rsidRPr="00000000">
              <w:rPr>
                <w:rtl w:val="0"/>
              </w:rPr>
              <w:t xml:space="preserve">The overall p-value distribution for all 541 metabolites showed enrichment of small p-values beyond the null expectation, and a quantile-quantile (Q-Q) plot confirmed systematic deviation from the diagonal (λ = 1.87), consistent with widespread metabolomic associations with post-surgical weight trajectory (</w:t>
            </w:r>
          </w:ins>
          <w:sdt>
            <w:sdtPr>
              <w:id w:val="-465689783"/>
              <w:tag w:val="goog_rdk_60"/>
            </w:sdtPr>
            <w:sdtContent>
              <w:commentRangeStart w:id="25"/>
            </w:sdtContent>
          </w:sdt>
          <w:ins w:author="Thaker, Vidhu V." w:id="20" w:date="2026-02-17T07:07:00Z">
            <w:r w:rsidDel="00000000" w:rsidR="00000000" w:rsidRPr="00000000">
              <w:rPr>
                <w:rtl w:val="0"/>
              </w:rPr>
              <w:t xml:space="preserve">Supplemental Fig. </w:t>
            </w:r>
            <w:sdt>
              <w:sdtPr>
                <w:id w:val="-364005799"/>
                <w:tag w:val="goog_rdk_61"/>
              </w:sdtPr>
              <w:sdtContent>
                <w:del w:author="Salem, Rany" w:id="21" w:date="2026-04-08T21:32:00Z">
                  <w:r w:rsidDel="00000000" w:rsidR="00000000" w:rsidRPr="00000000">
                    <w:rPr>
                      <w:rtl w:val="0"/>
                    </w:rPr>
                    <w:delText xml:space="preserve">S</w:delText>
                  </w:r>
                </w:del>
              </w:sdtContent>
            </w:sdt>
            <w:r w:rsidDel="00000000" w:rsidR="00000000" w:rsidRPr="00000000">
              <w:rPr>
                <w:rtl w:val="0"/>
              </w:rPr>
              <w:t xml:space="preserve">x</w:t>
            </w:r>
            <w:commentRangeEnd w:id="25"/>
            <w:r w:rsidDel="00000000" w:rsidR="00000000" w:rsidRPr="00000000">
              <w:commentReference w:id="25"/>
            </w:r>
            <w:r w:rsidDel="00000000" w:rsidR="00000000" w:rsidRPr="00000000">
              <w:rPr>
                <w:rtl w:val="0"/>
              </w:rPr>
              <w:t xml:space="preserve">). </w:t>
            </w:r>
          </w:ins>
        </w:sdtContent>
      </w:sdt>
      <w:r w:rsidDel="00000000" w:rsidR="00000000" w:rsidRPr="00000000">
        <w:rPr>
          <w:rtl w:val="0"/>
        </w:rPr>
        <w:t xml:space="preserve">Collectively, these metabolites implicate biologically interconnected pathways – such as fatty acid oxidation, inflammation, bile acid metabolism, and gut-microbiome-derived xenobiotic processing – as markers of long-term variability following </w:t>
      </w:r>
      <w:sdt>
        <w:sdtPr>
          <w:id w:val="514917841"/>
          <w:tag w:val="goog_rdk_62"/>
        </w:sdtPr>
        <w:sdtContent>
          <w:ins w:author="Thaker, Vidhu V." w:id="22" w:date="2026-02-17T07:08:00Z">
            <w:r w:rsidDel="00000000" w:rsidR="00000000" w:rsidRPr="00000000">
              <w:rPr>
                <w:rtl w:val="0"/>
              </w:rPr>
              <w:t xml:space="preserve">RYGB</w:t>
            </w:r>
          </w:ins>
        </w:sdtContent>
      </w:sdt>
      <w:r w:rsidDel="00000000" w:rsidR="00000000" w:rsidRPr="00000000">
        <w:rPr>
          <w:rtl w:val="0"/>
        </w:rPr>
        <w:t xml:space="preserve">.</w:t>
      </w:r>
    </w:p>
    <w:p w:rsidR="00000000" w:rsidDel="00000000" w:rsidP="00000000" w:rsidRDefault="00000000" w:rsidRPr="00000000" w14:paraId="0000001A">
      <w:pPr>
        <w:spacing w:after="280" w:before="280" w:line="480" w:lineRule="auto"/>
        <w:rPr/>
      </w:pPr>
      <w:r w:rsidDel="00000000" w:rsidR="00000000" w:rsidRPr="00000000">
        <w:rPr>
          <w:rtl w:val="0"/>
        </w:rPr>
        <w:t xml:space="preserve">To prioritize predictive features, we applied bidirectional stepwise linear regression to the 62 nominally associated metabolites, resulting in a 13-metabolite panel (five positively and eight negatively associated with weight regain; </w:t>
      </w:r>
      <w:sdt>
        <w:sdtPr>
          <w:id w:val="1455202106"/>
          <w:tag w:val="goog_rdk_63"/>
        </w:sdtPr>
        <w:sdtContent>
          <w:commentRangeStart w:id="26"/>
        </w:sdtContent>
      </w:sdt>
      <w:r w:rsidDel="00000000" w:rsidR="00000000" w:rsidRPr="00000000">
        <w:rPr>
          <w:rtl w:val="0"/>
        </w:rPr>
        <w:t xml:space="preserve">Fig</w:t>
      </w:r>
      <w:commentRangeEnd w:id="26"/>
      <w:r w:rsidDel="00000000" w:rsidR="00000000" w:rsidRPr="00000000">
        <w:commentReference w:id="26"/>
      </w:r>
      <w:r w:rsidDel="00000000" w:rsidR="00000000" w:rsidRPr="00000000">
        <w:rPr>
          <w:rtl w:val="0"/>
        </w:rPr>
        <w:t xml:space="preserve"> 2 a-c). Although DMGV met FDR significance, it was excluded from the final model due to its strong correlation with BAIBA (Pearson’s </w:t>
      </w:r>
      <w:r w:rsidDel="00000000" w:rsidR="00000000" w:rsidRPr="00000000">
        <w:rPr>
          <w:i w:val="1"/>
          <w:iCs w:val="1"/>
          <w:rtl w:val="0"/>
        </w:rPr>
        <w:t xml:space="preserve">r</w:t>
      </w:r>
      <w:r w:rsidDel="00000000" w:rsidR="00000000" w:rsidRPr="00000000">
        <w:rPr>
          <w:rtl w:val="0"/>
        </w:rPr>
        <w:t xml:space="preserve"> = –0.56, </w:t>
      </w:r>
      <w:r w:rsidDel="00000000" w:rsidR="00000000" w:rsidRPr="00000000">
        <w:rPr>
          <w:i w:val="1"/>
          <w:iCs w:val="1"/>
          <w:rtl w:val="0"/>
        </w:rPr>
        <w:t xml:space="preserve">p</w:t>
      </w:r>
      <w:r w:rsidDel="00000000" w:rsidR="00000000" w:rsidRPr="00000000">
        <w:rPr>
          <w:rtl w:val="0"/>
        </w:rPr>
        <w:t xml:space="preserve"> &lt; 10⁻¹⁵), exceeding a prespecified correlation threshold of |r| &gt; 0.5. A Metabolite Risk Score (MetRS) was constructed as a weighted sum of standardized metabolite concentrations with weights derived from the corresponding regression coefficients.</w:t>
      </w:r>
    </w:p>
    <w:p w:rsidR="00000000" w:rsidDel="00000000" w:rsidP="00000000" w:rsidRDefault="00000000" w:rsidRPr="00000000" w14:paraId="0000001B">
      <w:pPr>
        <w:spacing w:after="280" w:before="280" w:line="480" w:lineRule="auto"/>
        <w:rPr/>
      </w:pPr>
      <w:r w:rsidDel="00000000" w:rsidR="00000000" w:rsidRPr="00000000">
        <w:rPr>
          <w:rtl w:val="0"/>
        </w:rPr>
        <w:t xml:space="preserve">To reduce overfitting and ensure robustness of the MetRS, candidate features were limited to metabolites nominally associated with %EBW5 and AIC-based feature selection by stepwise regression. The resulting model demonstrated strong internal validity, with consistent performance across 100 repetitions of 10-fold cross-validation (root mean squared error [RMSE] = 21.45 ± 1.32; mean absolute error [MAE] = 17.24 ± 1.10, </w:t>
      </w:r>
      <w:sdt>
        <w:sdtPr>
          <w:id w:val="1944100412"/>
          <w:tag w:val="goog_rdk_64"/>
        </w:sdtPr>
        <w:sdtContent>
          <w:commentRangeStart w:id="27"/>
        </w:sdtContent>
      </w:sdt>
      <w:r w:rsidDel="00000000" w:rsidR="00000000" w:rsidRPr="00000000">
        <w:rPr>
          <w:rtl w:val="0"/>
        </w:rPr>
        <w:t xml:space="preserve">Fig 3 c</w:t>
      </w:r>
      <w:commentRangeEnd w:id="27"/>
      <w:r w:rsidDel="00000000" w:rsidR="00000000" w:rsidRPr="00000000">
        <w:commentReference w:id="27"/>
      </w:r>
      <w:r w:rsidDel="00000000" w:rsidR="00000000" w:rsidRPr="00000000">
        <w:rPr>
          <w:rtl w:val="0"/>
        </w:rPr>
        <w:t xml:space="preserve">).  Residual diagnostics showed no major violations of linearity, homoscedasticity, or normality assumptions, and variance inflation factors (VIFs) confirmed acceptable multicollinearity. </w:t>
      </w:r>
      <w:sdt>
        <w:sdtPr>
          <w:id w:val="-1149528399"/>
          <w:tag w:val="goog_rdk_65"/>
        </w:sdtPr>
        <w:sdtContent>
          <w:ins w:author="Thaker, Vidhu V." w:id="23" w:date="2026-03-23T04:24:00Z">
            <w:r w:rsidDel="00000000" w:rsidR="00000000" w:rsidRPr="00000000">
              <w:rPr>
                <w:rtl w:val="0"/>
              </w:rPr>
              <w:t xml:space="preserve">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w:t>
            </w:r>
            <w:sdt>
              <w:sdtPr>
                <w:id w:val="906835273"/>
                <w:tag w:val="goog_rdk_66"/>
              </w:sdtPr>
              <w:sdtContent>
                <w:del w:author="Salem, Rany" w:id="24" w:date="2026-04-08T21:32:00Z">
                  <w:r w:rsidDel="00000000" w:rsidR="00000000" w:rsidRPr="00000000">
                    <w:rPr>
                      <w:rtl w:val="0"/>
                    </w:rPr>
                    <w:delText xml:space="preserve">S</w:delText>
                  </w:r>
                </w:del>
              </w:sdtContent>
            </w:sdt>
            <w:r w:rsidDel="00000000" w:rsidR="00000000" w:rsidRPr="00000000">
              <w:rPr>
                <w:rtl w:val="0"/>
              </w:rPr>
              <w:t xml:space="preserve">x). </w:t>
            </w:r>
          </w:ins>
        </w:sdtContent>
      </w:sdt>
      <w:sdt>
        <w:sdtPr>
          <w:id w:val="-491173760"/>
          <w:tag w:val="goog_rdk_67"/>
        </w:sdtPr>
        <w:sdtContent>
          <w:commentRangeStart w:id="28"/>
        </w:sdtContent>
      </w:sdt>
      <w:r w:rsidDel="00000000" w:rsidR="00000000" w:rsidRPr="00000000">
        <w:rPr>
          <w:rtl w:val="0"/>
        </w:rPr>
        <w:t xml:space="preserve">These findings support the internal consistency of the risk score and its suitability for further testing in external datasets.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1C">
      <w:pPr>
        <w:spacing w:after="280" w:before="280" w:line="480" w:lineRule="auto"/>
        <w:rPr/>
      </w:pPr>
      <w:r w:rsidDel="00000000" w:rsidR="00000000" w:rsidRPr="00000000">
        <w:rPr>
          <w:rtl w:val="0"/>
        </w:rPr>
        <w:t xml:space="preserve">As expected, MetRS values were higher in individuals with weight regain compared to those with sustained weight loss (</w:t>
      </w:r>
      <w:r w:rsidDel="00000000" w:rsidR="00000000" w:rsidRPr="00000000">
        <w:rPr>
          <w:i w:val="1"/>
          <w:iCs w:val="1"/>
          <w:rtl w:val="0"/>
        </w:rPr>
        <w:t xml:space="preserve">p</w:t>
      </w:r>
      <w:r w:rsidDel="00000000" w:rsidR="00000000" w:rsidRPr="00000000">
        <w:rPr>
          <w:rtl w:val="0"/>
        </w:rPr>
        <w:t xml:space="preserve"> &lt; 0.001; Fig. 3a). To determine whether the MetRS was predictive beyond standard clinical variables, we first evaluated factors independently associated with weight regain. In conditional logistic regression models, higher baseline EBW (OR 1.03, 95% CI: 1.01–1.05, </w:t>
      </w:r>
      <w:r w:rsidDel="00000000" w:rsidR="00000000" w:rsidRPr="00000000">
        <w:rPr>
          <w:i w:val="1"/>
          <w:iCs w:val="1"/>
          <w:rtl w:val="0"/>
        </w:rPr>
        <w:t xml:space="preserve">p</w:t>
      </w:r>
      <w:r w:rsidDel="00000000" w:rsidR="00000000" w:rsidRPr="00000000">
        <w:rPr>
          <w:rtl w:val="0"/>
        </w:rPr>
        <w:t xml:space="preserve"> = 0.01)</w:t>
      </w:r>
      <w:sdt>
        <w:sdtPr>
          <w:id w:val="-812184128"/>
          <w:tag w:val="goog_rdk_68"/>
        </w:sdtPr>
        <w:sdtContent>
          <w:ins w:author="Thaker, Vidhu V." w:id="25" w:date="2026-02-17T07:11:00Z">
            <w:r w:rsidDel="00000000" w:rsidR="00000000" w:rsidRPr="00000000">
              <w:rPr>
                <w:rtl w:val="0"/>
              </w:rPr>
              <w:t xml:space="preserve"> was associated with lower odds of weight regain. Each additional year of age was associated with lower odds of weight regain</w:t>
            </w:r>
          </w:ins>
        </w:sdtContent>
      </w:sdt>
      <w:r w:rsidDel="00000000" w:rsidR="00000000" w:rsidRPr="00000000">
        <w:rPr>
          <w:rtl w:val="0"/>
        </w:rPr>
        <w:t xml:space="preserve"> </w:t>
      </w:r>
      <w:sdt>
        <w:sdtPr>
          <w:id w:val="1131806737"/>
          <w:tag w:val="goog_rdk_69"/>
        </w:sdtPr>
        <w:sdtContent>
          <w:del w:author="Thaker, Vidhu V." w:id="26" w:date="2026-02-17T07:12:00Z">
            <w:r w:rsidDel="00000000" w:rsidR="00000000" w:rsidRPr="00000000">
              <w:rPr>
                <w:rtl w:val="0"/>
              </w:rPr>
              <w:delText xml:space="preserve">and younger age </w:delText>
            </w:r>
          </w:del>
        </w:sdtContent>
      </w:sdt>
      <w:r w:rsidDel="00000000" w:rsidR="00000000" w:rsidRPr="00000000">
        <w:rPr>
          <w:rtl w:val="0"/>
        </w:rPr>
        <w:t xml:space="preserve">(OR 0.95, 95% CI: 0.91–0.99, </w:t>
      </w:r>
      <w:r w:rsidDel="00000000" w:rsidR="00000000" w:rsidRPr="00000000">
        <w:rPr>
          <w:i w:val="1"/>
          <w:iCs w:val="1"/>
          <w:rtl w:val="0"/>
        </w:rPr>
        <w:t xml:space="preserve">p</w:t>
      </w:r>
      <w:r w:rsidDel="00000000" w:rsidR="00000000" w:rsidRPr="00000000">
        <w:rPr>
          <w:rtl w:val="0"/>
        </w:rPr>
        <w:t xml:space="preserve"> = 0.02)</w:t>
      </w:r>
      <w:sdt>
        <w:sdtPr>
          <w:id w:val="834842754"/>
          <w:tag w:val="goog_rdk_70"/>
        </w:sdtPr>
        <w:sdtContent>
          <w:ins w:author="Thaker, Vidhu V." w:id="27" w:date="2026-02-17T07:12:00Z">
            <w:r w:rsidDel="00000000" w:rsidR="00000000" w:rsidRPr="00000000">
              <w:rPr>
                <w:rtl w:val="0"/>
              </w:rPr>
              <w:t xml:space="preserve">, consistent with prior reports that younger age at surgery is a risk factor for long-term weight regain</w:t>
            </w:r>
          </w:ins>
        </w:sdtContent>
      </w:sdt>
      <w:r w:rsidDel="00000000" w:rsidR="00000000" w:rsidRPr="00000000">
        <w:rPr>
          <w:vertAlign w:val="superscript"/>
          <w:rtl w:val="0"/>
        </w:rPr>
        <w:t xml:space="preserve">34,35</w:t>
      </w:r>
      <w:sdt>
        <w:sdtPr>
          <w:id w:val="-1566987990"/>
          <w:tag w:val="goog_rdk_71"/>
        </w:sdtPr>
        <w:sdtContent>
          <w:ins w:author="Thaker, Vidhu V." w:id="28" w:date="2026-02-17T07:12:00Z">
            <w:r w:rsidDel="00000000" w:rsidR="00000000" w:rsidRPr="00000000">
              <w:rPr>
                <w:rtl w:val="0"/>
              </w:rPr>
              <w:t xml:space="preserve">. </w:t>
            </w:r>
          </w:ins>
        </w:sdtContent>
      </w:sdt>
      <w:r w:rsidDel="00000000" w:rsidR="00000000" w:rsidRPr="00000000">
        <w:rPr>
          <w:rtl w:val="0"/>
        </w:rPr>
        <w:t xml:space="preserve"> </w:t>
      </w:r>
      <w:sdt>
        <w:sdtPr>
          <w:id w:val="1448809475"/>
          <w:tag w:val="goog_rdk_72"/>
        </w:sdtPr>
        <w:sdtContent>
          <w:del w:author="Thaker, Vidhu V." w:id="29" w:date="2026-02-17T07:13:00Z">
            <w:r w:rsidDel="00000000" w:rsidR="00000000" w:rsidRPr="00000000">
              <w:rPr>
                <w:rtl w:val="0"/>
              </w:rPr>
              <w:delText xml:space="preserve">were significantly associated with increased risk of weight regain. </w:delText>
            </w:r>
          </w:del>
        </w:sdtContent>
      </w:sdt>
      <w:r w:rsidDel="00000000" w:rsidR="00000000" w:rsidRPr="00000000">
        <w:rPr>
          <w:rtl w:val="0"/>
        </w:rPr>
        <w:t xml:space="preserve">Incorporation of the MetRS into the model substantially improved the discriminative performance, increasing the area under the receiver operating characteristic curve (AUC) from 0.60 to 0.75 (</w:t>
      </w:r>
      <w:r w:rsidDel="00000000" w:rsidR="00000000" w:rsidRPr="00000000">
        <w:rPr>
          <w:i w:val="1"/>
          <w:iCs w:val="1"/>
          <w:rtl w:val="0"/>
        </w:rPr>
        <w:t xml:space="preserve">p</w:t>
      </w:r>
      <w:r w:rsidDel="00000000" w:rsidR="00000000" w:rsidRPr="00000000">
        <w:rPr>
          <w:rtl w:val="0"/>
        </w:rPr>
        <w:t xml:space="preserve"> &lt; 0.001, Fig. 3 b). </w:t>
      </w:r>
      <w:sdt>
        <w:sdtPr>
          <w:id w:val="324717204"/>
          <w:tag w:val="goog_rdk_73"/>
        </w:sdtPr>
        <w:sdtContent>
          <w:commentRangeStart w:id="29"/>
        </w:sdtContent>
      </w:sdt>
      <w:r w:rsidDel="00000000" w:rsidR="00000000" w:rsidRPr="00000000">
        <w:rPr>
          <w:rtl w:val="0"/>
        </w:rPr>
        <w:t xml:space="preserve">The MetRS remained a strong predictor of weight regain </w:t>
      </w:r>
      <w:sdt>
        <w:sdtPr>
          <w:id w:val="-1154374016"/>
          <w:tag w:val="goog_rdk_74"/>
        </w:sdtPr>
        <w:sdtContent>
          <w:del w:author="Thaker, Vidhu V." w:id="30" w:date="2026-02-17T07:14:00Z">
            <w:r w:rsidDel="00000000" w:rsidR="00000000" w:rsidRPr="00000000">
              <w:rPr>
                <w:rtl w:val="0"/>
              </w:rPr>
              <w:delText xml:space="preserve">in </w:delText>
            </w:r>
          </w:del>
        </w:sdtContent>
      </w:sdt>
      <w:sdt>
        <w:sdtPr>
          <w:id w:val="-1765364652"/>
          <w:tag w:val="goog_rdk_75"/>
        </w:sdtPr>
        <w:sdtContent>
          <w:ins w:author="Thaker, Vidhu V." w:id="30" w:date="2026-02-17T07:14:00Z">
            <w:r w:rsidDel="00000000" w:rsidR="00000000" w:rsidRPr="00000000">
              <w:rPr>
                <w:rtl w:val="0"/>
              </w:rPr>
              <w:t xml:space="preserve">across all models: </w:t>
            </w:r>
          </w:ins>
        </w:sdtContent>
      </w:sdt>
      <w:sdt>
        <w:sdtPr>
          <w:id w:val="-1511417412"/>
          <w:tag w:val="goog_rdk_76"/>
        </w:sdtPr>
        <w:sdtContent>
          <w:del w:author="Thaker, Vidhu V." w:id="31" w:date="2026-02-17T07:14:00Z">
            <w:r w:rsidDel="00000000" w:rsidR="00000000" w:rsidRPr="00000000">
              <w:rPr>
                <w:rtl w:val="0"/>
              </w:rPr>
              <w:delText xml:space="preserve">both </w:delText>
            </w:r>
          </w:del>
        </w:sdtContent>
      </w:sdt>
      <w:r w:rsidDel="00000000" w:rsidR="00000000" w:rsidRPr="00000000">
        <w:rPr>
          <w:rtl w:val="0"/>
        </w:rPr>
        <w:t xml:space="preserve">unadjusted</w:t>
      </w:r>
      <w:sdt>
        <w:sdtPr>
          <w:id w:val="-896918730"/>
          <w:tag w:val="goog_rdk_77"/>
        </w:sdtPr>
        <w:sdtContent>
          <w:ins w:author="Thaker, Vidhu V." w:id="32" w:date="2026-02-17T07:14:00Z">
            <w:r w:rsidDel="00000000" w:rsidR="00000000" w:rsidRPr="00000000">
              <w:rPr>
                <w:rtl w:val="0"/>
              </w:rPr>
              <w:t xml:space="preserve"> (Model 1: OR x.xx, 95% CI: x.xx-x.xx, p = xxx), adjusted for baseline EBW (Model 2: OR x.xx, 95% CI: x.xx-x.xx, p = xxx)</w:t>
            </w:r>
          </w:ins>
        </w:sdtContent>
      </w:sdt>
      <w:r w:rsidDel="00000000" w:rsidR="00000000" w:rsidRPr="00000000">
        <w:rPr>
          <w:rtl w:val="0"/>
        </w:rPr>
        <w:t xml:space="preserve"> and </w:t>
      </w:r>
      <w:sdt>
        <w:sdtPr>
          <w:id w:val="-411239258"/>
          <w:tag w:val="goog_rdk_78"/>
        </w:sdtPr>
        <w:sdtContent>
          <w:ins w:author="Thaker, Vidhu V." w:id="33" w:date="2026-02-17T07:16:00Z">
            <w:r w:rsidDel="00000000" w:rsidR="00000000" w:rsidRPr="00000000">
              <w:rPr>
                <w:rtl w:val="0"/>
              </w:rPr>
              <w:t xml:space="preserve">fully </w:t>
            </w:r>
          </w:ins>
        </w:sdtContent>
      </w:sdt>
      <w:sdt>
        <w:sdtPr>
          <w:id w:val="-1256357761"/>
          <w:tag w:val="goog_rdk_79"/>
        </w:sdtPr>
        <w:sdtContent>
          <w:del w:author="Thaker, Vidhu V." w:id="33" w:date="2026-02-17T07:16:00Z">
            <w:r w:rsidDel="00000000" w:rsidR="00000000" w:rsidRPr="00000000">
              <w:rPr>
                <w:rtl w:val="0"/>
              </w:rPr>
              <w:delText xml:space="preserve">multivariable-</w:delText>
            </w:r>
          </w:del>
        </w:sdtContent>
      </w:sdt>
      <w:r w:rsidDel="00000000" w:rsidR="00000000" w:rsidRPr="00000000">
        <w:rPr>
          <w:rtl w:val="0"/>
        </w:rPr>
        <w:t xml:space="preserve">adjusted </w:t>
      </w:r>
      <w:sdt>
        <w:sdtPr>
          <w:id w:val="-960528488"/>
          <w:tag w:val="goog_rdk_80"/>
        </w:sdtPr>
        <w:sdtContent>
          <w:del w:author="Thaker, Vidhu V." w:id="34" w:date="2026-02-17T07:16:00Z">
            <w:r w:rsidDel="00000000" w:rsidR="00000000" w:rsidRPr="00000000">
              <w:rPr>
                <w:rtl w:val="0"/>
              </w:rPr>
              <w:delText xml:space="preserve">models </w:delText>
            </w:r>
          </w:del>
        </w:sdtContent>
      </w:sdt>
      <w:sdt>
        <w:sdtPr>
          <w:id w:val="1886273695"/>
          <w:tag w:val="goog_rdk_81"/>
        </w:sdtPr>
        <w:sdtContent>
          <w:ins w:author="Thaker, Vidhu V." w:id="34" w:date="2026-02-17T07:16:00Z">
            <w:r w:rsidDel="00000000" w:rsidR="00000000" w:rsidRPr="00000000">
              <w:rPr>
                <w:rtl w:val="0"/>
              </w:rPr>
              <w:t xml:space="preserve">for baseline EBW, age, and sex </w:t>
            </w:r>
          </w:ins>
        </w:sdtContent>
      </w:sdt>
      <w:r w:rsidDel="00000000" w:rsidR="00000000" w:rsidRPr="00000000">
        <w:rPr>
          <w:rtl w:val="0"/>
        </w:rPr>
        <w:t xml:space="preserve">(</w:t>
      </w:r>
      <w:sdt>
        <w:sdtPr>
          <w:id w:val="-921965665"/>
          <w:tag w:val="goog_rdk_82"/>
        </w:sdtPr>
        <w:sdtContent>
          <w:ins w:author="Thaker, Vidhu V." w:id="35" w:date="2026-02-17T07:16:00Z">
            <w:r w:rsidDel="00000000" w:rsidR="00000000" w:rsidRPr="00000000">
              <w:rPr>
                <w:rtl w:val="0"/>
              </w:rPr>
              <w:t xml:space="preserve">Model 4: </w:t>
            </w:r>
          </w:ins>
        </w:sdtContent>
      </w:sdt>
      <w:r w:rsidDel="00000000" w:rsidR="00000000" w:rsidRPr="00000000">
        <w:rPr>
          <w:rtl w:val="0"/>
        </w:rPr>
        <w:t xml:space="preserve">OR 2.63, 95% CI: 1.60, 4.31, </w:t>
      </w:r>
      <w:r w:rsidDel="00000000" w:rsidR="00000000" w:rsidRPr="00000000">
        <w:rPr>
          <w:i w:val="1"/>
          <w:iCs w:val="1"/>
          <w:rtl w:val="0"/>
        </w:rPr>
        <w:t xml:space="preserve">p</w:t>
      </w:r>
      <w:r w:rsidDel="00000000" w:rsidR="00000000" w:rsidRPr="00000000">
        <w:rPr>
          <w:rtl w:val="0"/>
        </w:rPr>
        <w:t xml:space="preserve"> = 0.000132; Fig. 3 d),</w:t>
      </w:r>
      <w:commentRangeEnd w:id="29"/>
      <w:r w:rsidDel="00000000" w:rsidR="00000000" w:rsidRPr="00000000">
        <w:commentReference w:id="29"/>
      </w:r>
      <w:r w:rsidDel="00000000" w:rsidR="00000000" w:rsidRPr="00000000">
        <w:rPr>
          <w:rtl w:val="0"/>
        </w:rPr>
        <w:t xml:space="preserve"> supporting its potential as a molecular marker for long-term surgical response.</w:t>
      </w:r>
    </w:p>
    <w:p w:rsidR="00000000" w:rsidDel="00000000" w:rsidP="00000000" w:rsidRDefault="00000000" w:rsidRPr="00000000" w14:paraId="0000001D">
      <w:pPr>
        <w:spacing w:after="280" w:before="280" w:line="480" w:lineRule="auto"/>
        <w:rPr/>
      </w:pPr>
      <w:r w:rsidDel="00000000" w:rsidR="00000000" w:rsidRPr="00000000">
        <w:rPr>
          <w:rtl w:val="0"/>
        </w:rPr>
        <w:t xml:space="preserve">To </w:t>
      </w:r>
      <w:sdt>
        <w:sdtPr>
          <w:id w:val="390764169"/>
          <w:tag w:val="goog_rdk_83"/>
        </w:sdtPr>
        <w:sdtContent>
          <w:del w:author="Thaker, Vidhu V." w:id="36" w:date="2026-02-17T07:16:00Z">
            <w:r w:rsidDel="00000000" w:rsidR="00000000" w:rsidRPr="00000000">
              <w:rPr>
                <w:rtl w:val="0"/>
              </w:rPr>
              <w:delText xml:space="preserve">assess the reproducibility</w:delText>
            </w:r>
          </w:del>
        </w:sdtContent>
      </w:sdt>
      <w:sdt>
        <w:sdtPr>
          <w:id w:val="-1383683567"/>
          <w:tag w:val="goog_rdk_84"/>
        </w:sdtPr>
        <w:sdtContent>
          <w:ins w:author="Thaker, Vidhu V." w:id="36" w:date="2026-02-17T07:16:00Z">
            <w:r w:rsidDel="00000000" w:rsidR="00000000" w:rsidRPr="00000000">
              <w:rPr>
                <w:rtl w:val="0"/>
              </w:rPr>
              <w:t xml:space="preserve">provide </w:t>
            </w:r>
            <w:sdt>
              <w:sdtPr>
                <w:id w:val="1014258849"/>
                <w:tag w:val="goog_rdk_85"/>
              </w:sdtPr>
              <w:sdtContent>
                <w:del w:author="Salem, Rany" w:id="37" w:date="2026-04-08T22:55:00Z">
                  <w:r w:rsidDel="00000000" w:rsidR="00000000" w:rsidRPr="00000000">
                    <w:rPr>
                      <w:rtl w:val="0"/>
                    </w:rPr>
                    <w:delText xml:space="preserve">preliminary </w:delText>
                  </w:r>
                </w:del>
              </w:sdtContent>
            </w:sdt>
            <w:r w:rsidDel="00000000" w:rsidR="00000000" w:rsidRPr="00000000">
              <w:rPr>
                <w:rtl w:val="0"/>
              </w:rPr>
              <w:t xml:space="preserve">independent evaluation</w:t>
            </w:r>
          </w:ins>
        </w:sdtContent>
      </w:sdt>
      <w:r w:rsidDel="00000000" w:rsidR="00000000" w:rsidRPr="00000000">
        <w:rPr>
          <w:rtl w:val="0"/>
        </w:rPr>
        <w:t xml:space="preserve"> of the MetRS in </w:t>
      </w:r>
      <w:sdt>
        <w:sdtPr>
          <w:id w:val="456191701"/>
          <w:tag w:val="goog_rdk_86"/>
        </w:sdtPr>
        <w:sdtContent>
          <w:del w:author="Thaker, Vidhu V." w:id="38" w:date="2026-02-17T07:17:00Z">
            <w:r w:rsidDel="00000000" w:rsidR="00000000" w:rsidRPr="00000000">
              <w:rPr>
                <w:rtl w:val="0"/>
              </w:rPr>
              <w:delText xml:space="preserve">an independent</w:delText>
            </w:r>
          </w:del>
        </w:sdtContent>
      </w:sdt>
      <w:sdt>
        <w:sdtPr>
          <w:id w:val="1469216812"/>
          <w:tag w:val="goog_rdk_87"/>
        </w:sdtPr>
        <w:sdtContent>
          <w:ins w:author="Thaker, Vidhu V." w:id="38" w:date="2026-02-17T07:17:00Z">
            <w:r w:rsidDel="00000000" w:rsidR="00000000" w:rsidRPr="00000000">
              <w:rPr>
                <w:rtl w:val="0"/>
              </w:rPr>
              <w:t xml:space="preserve">a</w:t>
            </w:r>
          </w:ins>
        </w:sdtContent>
      </w:sdt>
      <w:r w:rsidDel="00000000" w:rsidR="00000000" w:rsidRPr="00000000">
        <w:rPr>
          <w:rtl w:val="0"/>
        </w:rPr>
        <w:t xml:space="preserve"> post-surgical context, we applied a </w:t>
      </w:r>
      <w:sdt>
        <w:sdtPr>
          <w:id w:val="296571940"/>
          <w:tag w:val="goog_rdk_88"/>
        </w:sdtPr>
        <w:sdtContent>
          <w:del w:author="Thaker, Vidhu V." w:id="39" w:date="2026-02-17T07:17:00Z">
            <w:r w:rsidDel="00000000" w:rsidR="00000000" w:rsidRPr="00000000">
              <w:rPr>
                <w:rtl w:val="0"/>
              </w:rPr>
              <w:delText xml:space="preserve">modified </w:delText>
            </w:r>
          </w:del>
        </w:sdtContent>
      </w:sdt>
      <w:sdt>
        <w:sdtPr>
          <w:id w:val="-209723576"/>
          <w:tag w:val="goog_rdk_89"/>
        </w:sdtPr>
        <w:sdtContent>
          <w:ins w:author="Thaker, Vidhu V." w:id="39" w:date="2026-02-17T07:17:00Z">
            <w:r w:rsidDel="00000000" w:rsidR="00000000" w:rsidRPr="00000000">
              <w:rPr>
                <w:rtl w:val="0"/>
              </w:rPr>
              <w:t xml:space="preserve">reduced </w:t>
            </w:r>
          </w:ins>
        </w:sdtContent>
      </w:sdt>
      <w:r w:rsidDel="00000000" w:rsidR="00000000" w:rsidRPr="00000000">
        <w:rPr>
          <w:rtl w:val="0"/>
        </w:rPr>
        <w:t xml:space="preserve">version of the score</w:t>
      </w:r>
      <w:sdt>
        <w:sdtPr>
          <w:id w:val="156238631"/>
          <w:tag w:val="goog_rdk_90"/>
        </w:sdtPr>
        <w:sdtContent>
          <w:ins w:author="Thaker, Vidhu V." w:id="40" w:date="2026-03-23T04:29:00Z">
            <w:r w:rsidDel="00000000" w:rsidR="00000000" w:rsidRPr="00000000">
              <w:rPr>
                <w:rtl w:val="0"/>
              </w:rPr>
              <w:t xml:space="preserve"> comprising of</w:t>
            </w:r>
          </w:ins>
        </w:sdtContent>
      </w:sdt>
      <w:r w:rsidDel="00000000" w:rsidR="00000000" w:rsidRPr="00000000">
        <w:rPr>
          <w:rtl w:val="0"/>
        </w:rPr>
        <w:t xml:space="preserve"> 10 of the original 13 metabolites</w:t>
      </w:r>
      <w:sdt>
        <w:sdtPr>
          <w:id w:val="770860734"/>
          <w:tag w:val="goog_rdk_91"/>
        </w:sdtPr>
        <w:sdtContent>
          <w:ins w:author="Thaker, Vidhu V." w:id="41" w:date="2026-02-17T07:17:00Z">
            <w:r w:rsidDel="00000000" w:rsidR="00000000" w:rsidRPr="00000000">
              <w:rPr>
                <w:rtl w:val="0"/>
              </w:rPr>
              <w:t xml:space="preserve"> (MetRS-10; three metabolites were not quantified on this platform) </w:t>
            </w:r>
          </w:ins>
        </w:sdtContent>
      </w:sdt>
      <w:r w:rsidDel="00000000" w:rsidR="00000000" w:rsidRPr="00000000">
        <w:rPr>
          <w:rtl w:val="0"/>
        </w:rPr>
        <w:t xml:space="preserve">to a cohort evaluated a median of 7.2 years after RYGB (n=35, </w:t>
      </w:r>
      <w:sdt>
        <w:sdtPr>
          <w:id w:val="371308439"/>
          <w:tag w:val="goog_rdk_92"/>
        </w:sdtPr>
        <w:sdtContent>
          <w:del w:author="Thaker, Vidhu V." w:id="42" w:date="2026-03-23T04:29:00Z">
            <w:r w:rsidDel="00000000" w:rsidR="00000000" w:rsidRPr="00000000">
              <w:rPr>
                <w:rtl w:val="0"/>
              </w:rPr>
              <w:delText xml:space="preserve">Extended Data</w:delText>
            </w:r>
          </w:del>
        </w:sdtContent>
      </w:sdt>
      <w:sdt>
        <w:sdtPr>
          <w:id w:val="-513617701"/>
          <w:tag w:val="goog_rdk_93"/>
        </w:sdtPr>
        <w:sdtContent>
          <w:ins w:author="Thaker, Vidhu V." w:id="42" w:date="2026-03-23T04:29:00Z">
            <w:r w:rsidDel="00000000" w:rsidR="00000000" w:rsidRPr="00000000">
              <w:rPr>
                <w:rtl w:val="0"/>
              </w:rPr>
              <w:t xml:space="preserve">Supplemental</w:t>
            </w:r>
          </w:ins>
        </w:sdtContent>
      </w:sdt>
      <w:r w:rsidDel="00000000" w:rsidR="00000000" w:rsidRPr="00000000">
        <w:rPr>
          <w:rtl w:val="0"/>
        </w:rPr>
        <w:t xml:space="preserve"> Fig. </w:t>
      </w:r>
      <w:sdt>
        <w:sdtPr>
          <w:id w:val="605959388"/>
          <w:tag w:val="goog_rdk_94"/>
        </w:sdtPr>
        <w:sdtContent>
          <w:del w:author="Thaker, Vidhu V." w:id="43" w:date="2026-03-23T04:29:00Z">
            <w:r w:rsidDel="00000000" w:rsidR="00000000" w:rsidRPr="00000000">
              <w:rPr>
                <w:rtl w:val="0"/>
              </w:rPr>
              <w:delText xml:space="preserve">5</w:delText>
            </w:r>
          </w:del>
        </w:sdtContent>
      </w:sdt>
      <w:sdt>
        <w:sdtPr>
          <w:id w:val="-222113864"/>
          <w:tag w:val="goog_rdk_95"/>
        </w:sdtPr>
        <w:sdtContent>
          <w:ins w:author="Thaker, Vidhu V." w:id="43" w:date="2026-03-23T04:29:00Z">
            <w:sdt>
              <w:sdtPr>
                <w:id w:val="644612766"/>
                <w:tag w:val="goog_rdk_96"/>
              </w:sdtPr>
              <w:sdtContent>
                <w:del w:author="Salem, Rany" w:id="44" w:date="2026-04-08T21:33:00Z">
                  <w:r w:rsidDel="00000000" w:rsidR="00000000" w:rsidRPr="00000000">
                    <w:rPr>
                      <w:rtl w:val="0"/>
                    </w:rPr>
                    <w:delText xml:space="preserve">S</w:delText>
                  </w:r>
                </w:del>
              </w:sdtContent>
            </w:sdt>
            <w:r w:rsidDel="00000000" w:rsidR="00000000" w:rsidRPr="00000000">
              <w:rPr>
                <w:rtl w:val="0"/>
              </w:rPr>
              <w:t xml:space="preserve">x</w:t>
            </w:r>
          </w:ins>
        </w:sdtContent>
      </w:sdt>
      <w:r w:rsidDel="00000000" w:rsidR="00000000" w:rsidRPr="00000000">
        <w:rPr>
          <w:rtl w:val="0"/>
        </w:rPr>
        <w:t xml:space="preserve">). MetRS values were significantly higher in individuals with documented weight regain (Fig. 4a, p=0.01) and correlated with the magnitude of regain (Pearson’s r = 0.56, p &lt; 0.001). Each standard deviation increase in MetRS was associated with a 12.93% greater weight regain (95% CI: 7.01–18.85, </w:t>
      </w:r>
      <w:r w:rsidDel="00000000" w:rsidR="00000000" w:rsidRPr="00000000">
        <w:rPr>
          <w:i w:val="1"/>
          <w:iCs w:val="1"/>
          <w:rtl w:val="0"/>
        </w:rPr>
        <w:t xml:space="preserve">p</w:t>
      </w:r>
      <w:r w:rsidDel="00000000" w:rsidR="00000000" w:rsidRPr="00000000">
        <w:rPr>
          <w:rtl w:val="0"/>
        </w:rPr>
        <w:t xml:space="preserve"> &lt; 0.001, Fig. 4 c), independent of baseline clinical characteristics. </w:t>
      </w:r>
      <w:sdt>
        <w:sdtPr>
          <w:id w:val="-64688906"/>
          <w:tag w:val="goog_rdk_97"/>
        </w:sdtPr>
        <w:sdtContent>
          <w:ins w:author="Thaker, Vidhu V." w:id="45" w:date="2026-03-23T04:30:00Z">
            <w:r w:rsidDel="00000000" w:rsidR="00000000" w:rsidRPr="00000000">
              <w:rPr>
                <w:rtl w:val="0"/>
              </w:rPr>
              <w:t xml:space="preserve">As a sensitivity analysis, MetRS-10 </w:t>
            </w:r>
            <w:sdt>
              <w:sdtPr>
                <w:id w:val="-1865122204"/>
                <w:tag w:val="goog_rdk_98"/>
              </w:sdtPr>
              <w:sdtContent>
                <w:del w:author="Salem, Rany" w:id="46" w:date="2026-04-08T22:58:00Z">
                  <w:r w:rsidDel="00000000" w:rsidR="00000000" w:rsidRPr="00000000">
                    <w:rPr>
                      <w:rtl w:val="0"/>
                    </w:rPr>
                    <w:delText xml:space="preserve">was also computed in the discovery cohort and </w:delText>
                  </w:r>
                </w:del>
              </w:sdtContent>
            </w:sdt>
            <w:r w:rsidDel="00000000" w:rsidR="00000000" w:rsidRPr="00000000">
              <w:rPr>
                <w:rtl w:val="0"/>
              </w:rPr>
              <w:t xml:space="preserve">showed significant separation between weight regain and sustained weight loss groups, confirming that the reduced score retains discriminative ability (</w:t>
            </w:r>
          </w:ins>
          <w:sdt>
            <w:sdtPr>
              <w:id w:val="1732611798"/>
              <w:tag w:val="goog_rdk_99"/>
            </w:sdtPr>
            <w:sdtContent>
              <w:commentRangeStart w:id="30"/>
            </w:sdtContent>
          </w:sdt>
          <w:ins w:author="Thaker, Vidhu V." w:id="45" w:date="2026-03-23T04:30:00Z">
            <w:r w:rsidDel="00000000" w:rsidR="00000000" w:rsidRPr="00000000">
              <w:rPr>
                <w:rtl w:val="0"/>
              </w:rPr>
              <w:t xml:space="preserve">Supplemental Fig. </w:t>
            </w:r>
            <w:sdt>
              <w:sdtPr>
                <w:id w:val="-1214210281"/>
                <w:tag w:val="goog_rdk_100"/>
              </w:sdtPr>
              <w:sdtContent>
                <w:del w:author="Salem, Rany" w:id="47" w:date="2026-04-08T21:33:00Z">
                  <w:r w:rsidDel="00000000" w:rsidR="00000000" w:rsidRPr="00000000">
                    <w:rPr>
                      <w:rtl w:val="0"/>
                    </w:rPr>
                    <w:delText xml:space="preserve">S</w:delText>
                  </w:r>
                </w:del>
              </w:sdtContent>
            </w:sdt>
            <w:r w:rsidDel="00000000" w:rsidR="00000000" w:rsidRPr="00000000">
              <w:rPr>
                <w:rtl w:val="0"/>
              </w:rPr>
              <w:t xml:space="preserve">xa</w:t>
            </w:r>
            <w:commentRangeEnd w:id="30"/>
            <w:r w:rsidDel="00000000" w:rsidR="00000000" w:rsidRPr="00000000">
              <w:commentReference w:id="30"/>
            </w:r>
            <w:r w:rsidDel="00000000" w:rsidR="00000000" w:rsidRPr="00000000">
              <w:rPr>
                <w:rtl w:val="0"/>
              </w:rPr>
              <w:t xml:space="preserve">).</w:t>
            </w:r>
          </w:ins>
        </w:sdtContent>
      </w:sdt>
      <w:sdt>
        <w:sdtPr>
          <w:id w:val="-299660335"/>
          <w:tag w:val="goog_rdk_101"/>
        </w:sdtPr>
        <w:sdtContent>
          <w:del w:author="Thaker, Vidhu V." w:id="48" w:date="2026-03-23T04:30:00Z">
            <w:r w:rsidDel="00000000" w:rsidR="00000000" w:rsidRPr="00000000">
              <w:rPr>
                <w:rtl w:val="0"/>
              </w:rPr>
              <w:delText xml:space="preserve"> </w:delText>
            </w:r>
          </w:del>
        </w:sdtContent>
      </w:sdt>
      <w:r w:rsidDel="00000000" w:rsidR="00000000" w:rsidRPr="00000000">
        <w:rPr>
          <w:rtl w:val="0"/>
        </w:rPr>
      </w:r>
    </w:p>
    <w:p w:rsidR="00000000" w:rsidDel="00000000" w:rsidP="00000000" w:rsidRDefault="00000000" w:rsidRPr="00000000" w14:paraId="0000001E">
      <w:pPr>
        <w:spacing w:after="280" w:before="280" w:line="480" w:lineRule="auto"/>
        <w:rPr/>
      </w:pPr>
      <w:r w:rsidDel="00000000" w:rsidR="00000000" w:rsidRPr="00000000">
        <w:rPr>
          <w:rtl w:val="0"/>
        </w:rPr>
        <w:t xml:space="preserve">To evaluate whether the MetRS reflects broader features of adiposity beyond surgical settings, we next examined its association with obesity status in a population-based cohort from the Estonia Biobank (n=198; </w:t>
      </w:r>
      <w:sdt>
        <w:sdtPr>
          <w:id w:val="1601173084"/>
          <w:tag w:val="goog_rdk_102"/>
        </w:sdtPr>
        <w:sdtContent>
          <w:del w:author="Thaker, Vidhu V." w:id="49" w:date="2026-02-17T07:18:00Z">
            <w:r w:rsidDel="00000000" w:rsidR="00000000" w:rsidRPr="00000000">
              <w:rPr>
                <w:rtl w:val="0"/>
              </w:rPr>
              <w:delText xml:space="preserve">Extended Data</w:delText>
            </w:r>
          </w:del>
        </w:sdtContent>
      </w:sdt>
      <w:sdt>
        <w:sdtPr>
          <w:id w:val="130678971"/>
          <w:tag w:val="goog_rdk_103"/>
        </w:sdtPr>
        <w:sdtContent>
          <w:ins w:author="Thaker, Vidhu V." w:id="49" w:date="2026-02-17T07:18:00Z">
            <w:r w:rsidDel="00000000" w:rsidR="00000000" w:rsidRPr="00000000">
              <w:rPr>
                <w:rtl w:val="0"/>
              </w:rPr>
              <w:t xml:space="preserve">Supplemental</w:t>
            </w:r>
          </w:ins>
        </w:sdtContent>
      </w:sdt>
      <w:r w:rsidDel="00000000" w:rsidR="00000000" w:rsidRPr="00000000">
        <w:rPr>
          <w:rtl w:val="0"/>
        </w:rPr>
        <w:t xml:space="preserve"> Fig. </w:t>
      </w:r>
      <w:sdt>
        <w:sdtPr>
          <w:id w:val="1373948152"/>
          <w:tag w:val="goog_rdk_104"/>
        </w:sdtPr>
        <w:sdtContent>
          <w:ins w:author="Thaker, Vidhu V." w:id="50" w:date="2026-03-23T04:32:00Z">
            <w:sdt>
              <w:sdtPr>
                <w:id w:val="-1688969560"/>
                <w:tag w:val="goog_rdk_105"/>
              </w:sdtPr>
              <w:sdtContent>
                <w:del w:author="Salem, Rany" w:id="51" w:date="2026-04-08T21:33:00Z">
                  <w:r w:rsidDel="00000000" w:rsidR="00000000" w:rsidRPr="00000000">
                    <w:rPr>
                      <w:rtl w:val="0"/>
                    </w:rPr>
                    <w:delText xml:space="preserve">S</w:delText>
                  </w:r>
                </w:del>
              </w:sdtContent>
            </w:sdt>
          </w:ins>
        </w:sdtContent>
      </w:sdt>
      <w:r w:rsidDel="00000000" w:rsidR="00000000" w:rsidRPr="00000000">
        <w:rPr>
          <w:rtl w:val="0"/>
        </w:rPr>
        <w:t xml:space="preserve">6). A </w:t>
      </w:r>
      <w:sdt>
        <w:sdtPr>
          <w:id w:val="-1101443286"/>
          <w:tag w:val="goog_rdk_106"/>
        </w:sdtPr>
        <w:sdtContent>
          <w:del w:author="Thaker, Vidhu V." w:id="52" w:date="2026-02-17T07:19:00Z">
            <w:r w:rsidDel="00000000" w:rsidR="00000000" w:rsidRPr="00000000">
              <w:rPr>
                <w:rtl w:val="0"/>
              </w:rPr>
              <w:delText xml:space="preserve">modified </w:delText>
            </w:r>
          </w:del>
        </w:sdtContent>
      </w:sdt>
      <w:sdt>
        <w:sdtPr>
          <w:id w:val="911271093"/>
          <w:tag w:val="goog_rdk_107"/>
        </w:sdtPr>
        <w:sdtContent>
          <w:ins w:author="Thaker, Vidhu V." w:id="52" w:date="2026-02-17T07:19:00Z">
            <w:r w:rsidDel="00000000" w:rsidR="00000000" w:rsidRPr="00000000">
              <w:rPr>
                <w:rtl w:val="0"/>
              </w:rPr>
              <w:t xml:space="preserve">reduced </w:t>
            </w:r>
          </w:ins>
        </w:sdtContent>
      </w:sdt>
      <w:r w:rsidDel="00000000" w:rsidR="00000000" w:rsidRPr="00000000">
        <w:rPr>
          <w:rtl w:val="0"/>
        </w:rPr>
        <w:t xml:space="preserve">version of the score</w:t>
      </w:r>
      <w:sdt>
        <w:sdtPr>
          <w:id w:val="1686074273"/>
          <w:tag w:val="goog_rdk_108"/>
        </w:sdtPr>
        <w:sdtContent>
          <w:del w:author="Thaker, Vidhu V." w:id="53" w:date="2026-02-17T07:19:00Z">
            <w:r w:rsidDel="00000000" w:rsidR="00000000" w:rsidRPr="00000000">
              <w:rPr>
                <w:rtl w:val="0"/>
              </w:rPr>
              <w:delText xml:space="preserve">,</w:delText>
            </w:r>
          </w:del>
        </w:sdtContent>
      </w:sdt>
      <w:r w:rsidDel="00000000" w:rsidR="00000000" w:rsidRPr="00000000">
        <w:rPr>
          <w:rtl w:val="0"/>
        </w:rPr>
        <w:t xml:space="preserve"> incorporating 8 MetRS components</w:t>
      </w:r>
      <w:sdt>
        <w:sdtPr>
          <w:id w:val="892663827"/>
          <w:tag w:val="goog_rdk_109"/>
        </w:sdtPr>
        <w:sdtContent>
          <w:ins w:author="Thaker, Vidhu V." w:id="54" w:date="2026-02-17T07:19:00Z">
            <w:r w:rsidDel="00000000" w:rsidR="00000000" w:rsidRPr="00000000">
              <w:rPr>
                <w:rtl w:val="0"/>
              </w:rPr>
              <w:t xml:space="preserve"> (MetRS-8; five metabolites were unavailable due to differences in LC-MS platform</w:t>
            </w:r>
            <w:sdt>
              <w:sdtPr>
                <w:id w:val="1930273726"/>
                <w:tag w:val="goog_rdk_110"/>
              </w:sdtPr>
              <w:sdtContent>
                <w:del w:author="Salem, Rany" w:id="55" w:date="2026-04-08T22:59:00Z">
                  <w:r w:rsidDel="00000000" w:rsidR="00000000" w:rsidRPr="00000000">
                    <w:rPr>
                      <w:rtl w:val="0"/>
                    </w:rPr>
                    <w:delText xml:space="preserve"> coverage</w:delText>
                  </w:r>
                </w:del>
              </w:sdtContent>
            </w:sdt>
            <w:r w:rsidDel="00000000" w:rsidR="00000000" w:rsidRPr="00000000">
              <w:rPr>
                <w:rtl w:val="0"/>
              </w:rPr>
              <w:t xml:space="preserve">)</w:t>
            </w:r>
          </w:ins>
        </w:sdtContent>
      </w:sdt>
      <w:sdt>
        <w:sdtPr>
          <w:id w:val="-1076228025"/>
          <w:tag w:val="goog_rdk_111"/>
        </w:sdtPr>
        <w:sdtContent>
          <w:del w:author="Thaker, Vidhu V." w:id="56" w:date="2026-02-17T07:19:00Z">
            <w:r w:rsidDel="00000000" w:rsidR="00000000" w:rsidRPr="00000000">
              <w:rPr>
                <w:rtl w:val="0"/>
              </w:rPr>
              <w:delText xml:space="preserve">,</w:delText>
            </w:r>
          </w:del>
        </w:sdtContent>
      </w:sdt>
      <w:r w:rsidDel="00000000" w:rsidR="00000000" w:rsidRPr="00000000">
        <w:rPr>
          <w:rtl w:val="0"/>
        </w:rPr>
        <w:t xml:space="preserve"> was significantly elevated in individuals with obesity (BMI 40.5 ± 4.8 kg/m²) compared to lean controls (BMI 18.0 ± 1.1 kg/m², </w:t>
      </w:r>
      <w:r w:rsidDel="00000000" w:rsidR="00000000" w:rsidRPr="00000000">
        <w:rPr>
          <w:i w:val="1"/>
          <w:iCs w:val="1"/>
          <w:rtl w:val="0"/>
        </w:rPr>
        <w:t xml:space="preserve">p</w:t>
      </w:r>
      <w:r w:rsidDel="00000000" w:rsidR="00000000" w:rsidRPr="00000000">
        <w:rPr>
          <w:rtl w:val="0"/>
        </w:rPr>
        <w:t xml:space="preserve"> = 0.01, Fig. 4 b). In linear regression models, MetRS was modestly associated with BMI (0.10 kg/m² per SD increase in MetRS, 95% CI: 0.00–0.20, </w:t>
      </w:r>
      <w:r w:rsidDel="00000000" w:rsidR="00000000" w:rsidRPr="00000000">
        <w:rPr>
          <w:i w:val="1"/>
          <w:iCs w:val="1"/>
          <w:rtl w:val="0"/>
        </w:rPr>
        <w:t xml:space="preserve">p</w:t>
      </w:r>
      <w:r w:rsidDel="00000000" w:rsidR="00000000" w:rsidRPr="00000000">
        <w:rPr>
          <w:rtl w:val="0"/>
        </w:rPr>
        <w:t xml:space="preserve"> = 0.05), suggesting that the </w:t>
      </w:r>
      <w:sdt>
        <w:sdtPr>
          <w:id w:val="-340753833"/>
          <w:tag w:val="goog_rdk_112"/>
        </w:sdtPr>
        <w:sdtContent>
          <w:del w:author="Thaker, Vidhu V." w:id="57" w:date="2026-02-17T07:20:00Z">
            <w:r w:rsidDel="00000000" w:rsidR="00000000" w:rsidRPr="00000000">
              <w:rPr>
                <w:rtl w:val="0"/>
              </w:rPr>
              <w:delText xml:space="preserve">score may</w:delText>
            </w:r>
          </w:del>
        </w:sdtContent>
      </w:sdt>
      <w:sdt>
        <w:sdtPr>
          <w:id w:val="405874997"/>
          <w:tag w:val="goog_rdk_113"/>
        </w:sdtPr>
        <w:sdtContent>
          <w:ins w:author="Thaker, Vidhu V." w:id="57" w:date="2026-02-17T07:20:00Z">
            <w:r w:rsidDel="00000000" w:rsidR="00000000" w:rsidRPr="00000000">
              <w:rPr>
                <w:rtl w:val="0"/>
              </w:rPr>
              <w:t xml:space="preserve">metabolic features</w:t>
            </w:r>
          </w:ins>
        </w:sdtContent>
      </w:sdt>
      <w:r w:rsidDel="00000000" w:rsidR="00000000" w:rsidRPr="00000000">
        <w:rPr>
          <w:rtl w:val="0"/>
        </w:rPr>
        <w:t xml:space="preserve"> capture</w:t>
      </w:r>
      <w:sdt>
        <w:sdtPr>
          <w:id w:val="-1734174684"/>
          <w:tag w:val="goog_rdk_114"/>
        </w:sdtPr>
        <w:sdtContent>
          <w:ins w:author="Thaker, Vidhu V." w:id="58" w:date="2026-02-17T07:20:00Z">
            <w:r w:rsidDel="00000000" w:rsidR="00000000" w:rsidRPr="00000000">
              <w:rPr>
                <w:rtl w:val="0"/>
              </w:rPr>
              <w:t xml:space="preserve">d by the MetRS may extend beyond surgical settings. </w:t>
            </w:r>
          </w:ins>
          <w:sdt>
            <w:sdtPr>
              <w:id w:val="-1715080949"/>
              <w:tag w:val="goog_rdk_115"/>
            </w:sdtPr>
            <w:sdtContent>
              <w:commentRangeStart w:id="31"/>
            </w:sdtContent>
          </w:sdt>
          <w:ins w:author="Thaker, Vidhu V." w:id="58" w:date="2026-02-17T07:20:00Z">
            <w:r w:rsidDel="00000000" w:rsidR="00000000" w:rsidRPr="00000000">
              <w:rPr>
                <w:rtl w:val="0"/>
              </w:rPr>
              <w:t xml:space="preserve">This cohort was not designed as a replication of the post-surgical finding but rather to test whether the metabolic signature generalizes to obesity-related phenotypes in a</w:t>
            </w:r>
          </w:ins>
        </w:sdtContent>
      </w:sdt>
      <w:r w:rsidDel="00000000" w:rsidR="00000000" w:rsidRPr="00000000">
        <w:rPr>
          <w:rtl w:val="0"/>
        </w:rPr>
        <w:t xml:space="preserve"> non-surgical population. </w:t>
      </w:r>
      <w:sdt>
        <w:sdtPr>
          <w:id w:val="-590852843"/>
          <w:tag w:val="goog_rdk_116"/>
        </w:sdtPr>
        <w:sdtContent>
          <w:ins w:author="Salem, Rany" w:id="59" w:date="2026-04-08T22:59:00Z">
            <w:commentRangeEnd w:id="31"/>
            <w:r w:rsidDel="00000000" w:rsidR="00000000" w:rsidRPr="00000000">
              <w:commentReference w:id="31"/>
            </w:r>
            <w:r w:rsidDel="00000000" w:rsidR="00000000" w:rsidRPr="00000000">
              <w:rPr>
                <w:rtl w:val="0"/>
              </w:rPr>
              <w:t xml:space="preserve">Furthermore, we observed </w:t>
            </w:r>
          </w:ins>
        </w:sdtContent>
      </w:sdt>
      <w:sdt>
        <w:sdtPr>
          <w:id w:val="2089429118"/>
          <w:tag w:val="goog_rdk_117"/>
        </w:sdtPr>
        <w:sdtContent>
          <w:ins w:author="Thaker, Vidhu V." w:id="60" w:date="2026-03-23T04:33:00Z">
            <w:r w:rsidDel="00000000" w:rsidR="00000000" w:rsidRPr="00000000">
              <w:rPr>
                <w:rtl w:val="0"/>
              </w:rPr>
              <w:t xml:space="preserve">MetRS-8 </w:t>
            </w:r>
            <w:sdt>
              <w:sdtPr>
                <w:id w:val="641713789"/>
                <w:tag w:val="goog_rdk_118"/>
              </w:sdtPr>
              <w:sdtContent>
                <w:del w:author="Salem, Rany" w:id="61" w:date="2026-04-08T23:00:00Z">
                  <w:r w:rsidDel="00000000" w:rsidR="00000000" w:rsidRPr="00000000">
                    <w:rPr>
                      <w:rtl w:val="0"/>
                    </w:rPr>
                    <w:delText xml:space="preserve">also </w:delText>
                  </w:r>
                </w:del>
              </w:sdtContent>
            </w:sdt>
            <w:r w:rsidDel="00000000" w:rsidR="00000000" w:rsidRPr="00000000">
              <w:rPr>
                <w:rtl w:val="0"/>
              </w:rPr>
              <w:t xml:space="preserve">retained discriminative power in the discovery cohort (Supplemental Fig. </w:t>
            </w:r>
            <w:sdt>
              <w:sdtPr>
                <w:id w:val="938794859"/>
                <w:tag w:val="goog_rdk_119"/>
              </w:sdtPr>
              <w:sdtContent>
                <w:del w:author="Salem, Rany" w:id="62" w:date="2026-04-08T21:33:00Z">
                  <w:r w:rsidDel="00000000" w:rsidR="00000000" w:rsidRPr="00000000">
                    <w:rPr>
                      <w:rtl w:val="0"/>
                    </w:rPr>
                    <w:delText xml:space="preserve">S</w:delText>
                  </w:r>
                </w:del>
              </w:sdtContent>
            </w:sdt>
            <w:r w:rsidDel="00000000" w:rsidR="00000000" w:rsidRPr="00000000">
              <w:rPr>
                <w:rtl w:val="0"/>
              </w:rPr>
              <w:t xml:space="preserve">xb). </w:t>
            </w:r>
          </w:ins>
        </w:sdtContent>
      </w:sdt>
      <w:sdt>
        <w:sdtPr>
          <w:id w:val="-1573292109"/>
          <w:tag w:val="goog_rdk_120"/>
        </w:sdtPr>
        <w:sdtContent>
          <w:del w:author="Thaker, Vidhu V." w:id="63" w:date="2026-03-23T04:33:00Z">
            <w:r w:rsidDel="00000000" w:rsidR="00000000" w:rsidRPr="00000000">
              <w:rPr>
                <w:rtl w:val="0"/>
              </w:rPr>
              <w:delText xml:space="preserve"> </w:delText>
            </w:r>
          </w:del>
        </w:sdtContent>
      </w:sdt>
      <w:r w:rsidDel="00000000" w:rsidR="00000000" w:rsidRPr="00000000">
        <w:rPr>
          <w:rtl w:val="0"/>
        </w:rPr>
      </w:r>
    </w:p>
    <w:p w:rsidR="00000000" w:rsidDel="00000000" w:rsidP="00000000" w:rsidRDefault="00000000" w:rsidRPr="00000000" w14:paraId="0000001F">
      <w:pPr>
        <w:spacing w:after="280" w:before="280" w:line="480" w:lineRule="auto"/>
        <w:rPr/>
      </w:pPr>
      <w:sdt>
        <w:sdtPr>
          <w:id w:val="686259705"/>
          <w:tag w:val="goog_rdk_122"/>
        </w:sdtPr>
        <w:sdtContent>
          <w:del w:author="Thaker, Vidhu V." w:id="64" w:date="2026-02-17T07:22:00Z"/>
          <w:sdt>
            <w:sdtPr>
              <w:id w:val="-2020720503"/>
              <w:tag w:val="goog_rdk_123"/>
            </w:sdtPr>
            <w:sdtContent>
              <w:commentRangeStart w:id="32"/>
            </w:sdtContent>
          </w:sdt>
          <w:del w:author="Thaker, Vidhu V." w:id="64" w:date="2026-02-17T07:22:00Z">
            <w:sdt>
              <w:sdtPr>
                <w:id w:val="-1365305267"/>
                <w:tag w:val="goog_rdk_124"/>
              </w:sdtPr>
              <w:sdtContent>
                <w:commentRangeStart w:id="33"/>
              </w:sdtContent>
            </w:sdt>
            <w:r w:rsidDel="00000000" w:rsidR="00000000" w:rsidRPr="00000000">
              <w:rPr>
                <w:rtl w:val="0"/>
              </w:rPr>
              <w:delText xml:space="preserve">These findings suggest that</w:delText>
            </w:r>
          </w:del>
        </w:sdtContent>
      </w:sdt>
      <w:sdt>
        <w:sdtPr>
          <w:id w:val="218310130"/>
          <w:tag w:val="goog_rdk_125"/>
        </w:sdtPr>
        <w:sdtContent>
          <w:ins w:author="Thaker, Vidhu V." w:id="64" w:date="2026-02-17T07:22:00Z">
            <w:r w:rsidDel="00000000" w:rsidR="00000000" w:rsidRPr="00000000">
              <w:rPr>
                <w:rtl w:val="0"/>
              </w:rPr>
              <w:t xml:space="preserve">The association of</w:t>
            </w:r>
          </w:ins>
        </w:sdtContent>
      </w:sdt>
      <w:r w:rsidDel="00000000" w:rsidR="00000000" w:rsidRPr="00000000">
        <w:rPr>
          <w:rtl w:val="0"/>
        </w:rPr>
        <w:t xml:space="preserve"> MetRS </w:t>
      </w:r>
      <w:sdt>
        <w:sdtPr>
          <w:id w:val="-316092019"/>
          <w:tag w:val="goog_rdk_126"/>
        </w:sdtPr>
        <w:sdtContent>
          <w:ins w:author="Thaker, Vidhu V." w:id="65" w:date="2026-02-17T07:22:00Z">
            <w:r w:rsidDel="00000000" w:rsidR="00000000" w:rsidRPr="00000000">
              <w:rPr>
                <w:rtl w:val="0"/>
              </w:rPr>
              <w:t xml:space="preserve">with weight outcomes in a cohort assessed years after surgery suggests the metabolic features it </w:t>
            </w:r>
          </w:ins>
        </w:sdtContent>
      </w:sdt>
      <w:r w:rsidDel="00000000" w:rsidR="00000000" w:rsidRPr="00000000">
        <w:rPr>
          <w:rtl w:val="0"/>
        </w:rPr>
        <w:t xml:space="preserve">captures </w:t>
      </w:r>
      <w:sdt>
        <w:sdtPr>
          <w:id w:val="1838774686"/>
          <w:tag w:val="goog_rdk_127"/>
        </w:sdtPr>
        <w:sdtContent>
          <w:ins w:author="Thaker, Vidhu V." w:id="66" w:date="2026-02-17T07:22:00Z">
            <w:r w:rsidDel="00000000" w:rsidR="00000000" w:rsidRPr="00000000">
              <w:rPr>
                <w:rtl w:val="0"/>
              </w:rPr>
              <w:t xml:space="preserve">may reflect traits that remain relevant beyond the perioperative period. </w:t>
            </w:r>
          </w:ins>
        </w:sdtContent>
      </w:sdt>
      <w:sdt>
        <w:sdtPr>
          <w:id w:val="1391537765"/>
          <w:tag w:val="goog_rdk_128"/>
        </w:sdtPr>
        <w:sdtContent>
          <w:del w:author="Thaker, Vidhu V." w:id="66" w:date="2026-02-17T07:22:00Z">
            <w:r w:rsidDel="00000000" w:rsidR="00000000" w:rsidRPr="00000000">
              <w:rPr>
                <w:rtl w:val="0"/>
              </w:rPr>
              <w:delText xml:space="preserve">a stable metabolic signature that persists after surgery. </w:delText>
            </w:r>
          </w:del>
        </w:sdtContent>
      </w:sdt>
      <w:r w:rsidDel="00000000" w:rsidR="00000000" w:rsidRPr="00000000">
        <w:rPr>
          <w:rtl w:val="0"/>
        </w:rPr>
        <w:t xml:space="preserve">Its </w:t>
      </w:r>
      <w:sdt>
        <w:sdtPr>
          <w:id w:val="1518630625"/>
          <w:tag w:val="goog_rdk_129"/>
        </w:sdtPr>
        <w:sdtContent>
          <w:del w:author="Thaker, Vidhu V." w:id="67" w:date="2026-02-17T07:23:00Z">
            <w:r w:rsidDel="00000000" w:rsidR="00000000" w:rsidRPr="00000000">
              <w:rPr>
                <w:rtl w:val="0"/>
              </w:rPr>
              <w:delText xml:space="preserve">reproducibility </w:delText>
            </w:r>
          </w:del>
        </w:sdtContent>
      </w:sdt>
      <w:sdt>
        <w:sdtPr>
          <w:id w:val="-1902840222"/>
          <w:tag w:val="goog_rdk_130"/>
        </w:sdtPr>
        <w:sdtContent>
          <w:ins w:author="Thaker, Vidhu V." w:id="67" w:date="2026-02-17T07:23:00Z">
            <w:r w:rsidDel="00000000" w:rsidR="00000000" w:rsidRPr="00000000">
              <w:rPr>
                <w:rtl w:val="0"/>
              </w:rPr>
              <w:t xml:space="preserve">consistency </w:t>
            </w:r>
          </w:ins>
        </w:sdtContent>
      </w:sdt>
      <w:r w:rsidDel="00000000" w:rsidR="00000000" w:rsidRPr="00000000">
        <w:rPr>
          <w:rtl w:val="0"/>
        </w:rPr>
        <w:t xml:space="preserve">in an independent post-RYGB cohort implies that it may reflect intrinsic traits</w:t>
      </w:r>
      <w:sdt>
        <w:sdtPr>
          <w:id w:val="-1546472902"/>
          <w:tag w:val="goog_rdk_131"/>
        </w:sdtPr>
        <w:sdtContent>
          <w:ins w:author="Thaker, Vidhu V." w:id="68" w:date="2026-03-23T04:34:00Z">
            <w:r w:rsidDel="00000000" w:rsidR="00000000" w:rsidRPr="00000000">
              <w:rPr>
                <w:rtl w:val="0"/>
              </w:rPr>
              <w:t xml:space="preserve"> </w:t>
            </w:r>
          </w:ins>
        </w:sdtContent>
      </w:sdt>
      <w:r w:rsidDel="00000000" w:rsidR="00000000" w:rsidRPr="00000000">
        <w:rPr>
          <w:rtl w:val="0"/>
        </w:rPr>
        <w:t xml:space="preserve">such as metabolic flexibility or resilience</w:t>
      </w:r>
      <w:sdt>
        <w:sdtPr>
          <w:id w:val="-1855887308"/>
          <w:tag w:val="goog_rdk_132"/>
        </w:sdtPr>
        <w:sdtContent>
          <w:ins w:author="Thaker, Vidhu V." w:id="69" w:date="2026-02-17T07:23:00Z">
            <w:r w:rsidDel="00000000" w:rsidR="00000000" w:rsidRPr="00000000">
              <w:rPr>
                <w:rtl w:val="0"/>
              </w:rPr>
              <w:t xml:space="preserve">, </w:t>
            </w:r>
          </w:ins>
        </w:sdtContent>
      </w:sdt>
      <w:r w:rsidDel="00000000" w:rsidR="00000000" w:rsidRPr="00000000">
        <w:rPr>
          <w:rtl w:val="0"/>
        </w:rPr>
        <w:t xml:space="preserve">programmed prior to intervention. The consistency of this signature across individuals and over time supports the concept of a metabolic set point, potentially influenced by genetic factors. Identifying such genetic contributions may help disentangle causes from acquired metabolic features, improve interpretability, and enhance risk stratification in clinical care</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t xml:space="preserve">. To investigate this, we next assessed whether the MetRS and its components are influenced by common genetic variation. </w:t>
      </w:r>
    </w:p>
    <w:p w:rsidR="00000000" w:rsidDel="00000000" w:rsidP="00000000" w:rsidRDefault="00000000" w:rsidRPr="00000000" w14:paraId="00000020">
      <w:pPr>
        <w:spacing w:after="280" w:before="280" w:line="480" w:lineRule="auto"/>
        <w:rPr/>
      </w:pPr>
      <w:r w:rsidDel="00000000" w:rsidR="00000000" w:rsidRPr="00000000">
        <w:rPr>
          <w:rtl w:val="0"/>
        </w:rPr>
        <w:t xml:space="preserve">We performed genome-wide association studies (GWAS) in the Framingham Heart Study (FHS) Offspring cohort to identify genetic determinants of the MetRS and its component metabolites (</w:t>
      </w:r>
      <w:sdt>
        <w:sdtPr>
          <w:id w:val="1352221003"/>
          <w:tag w:val="goog_rdk_133"/>
        </w:sdtPr>
        <w:sdtContent>
          <w:del w:author="Thaker, Vidhu V." w:id="70" w:date="2026-02-17T07:24:00Z">
            <w:r w:rsidDel="00000000" w:rsidR="00000000" w:rsidRPr="00000000">
              <w:rPr>
                <w:rtl w:val="0"/>
              </w:rPr>
              <w:delText xml:space="preserve">Extended Data</w:delText>
            </w:r>
          </w:del>
        </w:sdtContent>
      </w:sdt>
      <w:sdt>
        <w:sdtPr>
          <w:id w:val="-2079198830"/>
          <w:tag w:val="goog_rdk_134"/>
        </w:sdtPr>
        <w:sdtContent>
          <w:ins w:author="Thaker, Vidhu V." w:id="70" w:date="2026-02-17T07:24:00Z">
            <w:r w:rsidDel="00000000" w:rsidR="00000000" w:rsidRPr="00000000">
              <w:rPr>
                <w:rtl w:val="0"/>
              </w:rPr>
              <w:t xml:space="preserve">Supplemental</w:t>
            </w:r>
          </w:ins>
        </w:sdtContent>
      </w:sdt>
      <w:r w:rsidDel="00000000" w:rsidR="00000000" w:rsidRPr="00000000">
        <w:rPr>
          <w:rtl w:val="0"/>
        </w:rPr>
        <w:t xml:space="preserve"> Fig. </w:t>
      </w:r>
      <w:sdt>
        <w:sdtPr>
          <w:id w:val="-245013031"/>
          <w:tag w:val="goog_rdk_135"/>
        </w:sdtPr>
        <w:sdtContent>
          <w:ins w:author="Thaker, Vidhu V." w:id="71" w:date="2026-03-23T04:35:00Z">
            <w:sdt>
              <w:sdtPr>
                <w:id w:val="-1684391450"/>
                <w:tag w:val="goog_rdk_136"/>
              </w:sdtPr>
              <w:sdtContent>
                <w:del w:author="Salem, Rany" w:id="72" w:date="2026-04-08T21:33:00Z">
                  <w:r w:rsidDel="00000000" w:rsidR="00000000" w:rsidRPr="00000000">
                    <w:rPr>
                      <w:rtl w:val="0"/>
                    </w:rPr>
                    <w:delText xml:space="preserve">S</w:delText>
                  </w:r>
                </w:del>
              </w:sdtContent>
            </w:sdt>
          </w:ins>
        </w:sdtContent>
      </w:sdt>
      <w:r w:rsidDel="00000000" w:rsidR="00000000" w:rsidRPr="00000000">
        <w:rPr>
          <w:rtl w:val="0"/>
        </w:rPr>
        <w:t xml:space="preserve">8A). The MetRS and five </w:t>
      </w:r>
      <w:sdt>
        <w:sdtPr>
          <w:id w:val="1259450297"/>
          <w:tag w:val="goog_rdk_137"/>
        </w:sdtPr>
        <w:sdtContent>
          <w:ins w:author="Salem, Rany" w:id="73" w:date="2026-04-08T23:05:00Z">
            <w:r w:rsidDel="00000000" w:rsidR="00000000" w:rsidRPr="00000000">
              <w:rPr>
                <w:rtl w:val="0"/>
              </w:rPr>
              <w:t xml:space="preserve">constituent metabolites </w:t>
            </w:r>
          </w:ins>
        </w:sdtContent>
      </w:sdt>
      <w:sdt>
        <w:sdtPr>
          <w:id w:val="-916154381"/>
          <w:tag w:val="goog_rdk_138"/>
        </w:sdtPr>
        <w:sdtContent>
          <w:del w:author="Salem, Rany" w:id="73" w:date="2026-04-08T23:05:00Z">
            <w:r w:rsidDel="00000000" w:rsidR="00000000" w:rsidRPr="00000000">
              <w:rPr>
                <w:rtl w:val="0"/>
              </w:rPr>
              <w:delText xml:space="preserve">components</w:delText>
            </w:r>
          </w:del>
        </w:sdtContent>
      </w:sdt>
      <w:r w:rsidDel="00000000" w:rsidR="00000000" w:rsidRPr="00000000">
        <w:rPr>
          <w:rtl w:val="0"/>
        </w:rPr>
        <w:t xml:space="preserve">—glucuronate, hippurate, kynurenine, BAIBA, and </w:t>
      </w:r>
      <w:r w:rsidDel="00000000" w:rsidR="00000000" w:rsidRPr="00000000">
        <w:rPr>
          <w:i w:val="1"/>
          <w:iCs w:val="1"/>
          <w:rtl w:val="0"/>
        </w:rPr>
        <w:t xml:space="preserve">N</w:t>
      </w:r>
      <w:r w:rsidDel="00000000" w:rsidR="00000000" w:rsidRPr="00000000">
        <w:rPr>
          <w:rtl w:val="0"/>
        </w:rPr>
        <w:t xml:space="preserve">-carbamoyl-β-alanine—were each associated with genome-wide significant loci (</w:t>
      </w:r>
      <w:r w:rsidDel="00000000" w:rsidR="00000000" w:rsidRPr="00000000">
        <w:rPr>
          <w:i w:val="1"/>
          <w:iCs w:val="1"/>
          <w:rtl w:val="0"/>
        </w:rPr>
        <w:t xml:space="preserve">p</w:t>
      </w:r>
      <w:r w:rsidDel="00000000" w:rsidR="00000000" w:rsidRPr="00000000">
        <w:rPr>
          <w:rtl w:val="0"/>
        </w:rPr>
        <w:t xml:space="preserve"> &lt; 5×10⁻⁸, </w:t>
      </w:r>
      <w:sdt>
        <w:sdtPr>
          <w:id w:val="142002329"/>
          <w:tag w:val="goog_rdk_139"/>
        </w:sdtPr>
        <w:sdtContent>
          <w:del w:author="Thaker, Vidhu V." w:id="74" w:date="2026-02-17T07:25:00Z">
            <w:r w:rsidDel="00000000" w:rsidR="00000000" w:rsidRPr="00000000">
              <w:rPr>
                <w:rtl w:val="0"/>
              </w:rPr>
              <w:delText xml:space="preserve">Extended Data</w:delText>
            </w:r>
          </w:del>
        </w:sdtContent>
      </w:sdt>
      <w:sdt>
        <w:sdtPr>
          <w:id w:val="140133411"/>
          <w:tag w:val="goog_rdk_140"/>
        </w:sdtPr>
        <w:sdtContent>
          <w:ins w:author="Thaker, Vidhu V." w:id="74" w:date="2026-02-17T07:25:00Z">
            <w:r w:rsidDel="00000000" w:rsidR="00000000" w:rsidRPr="00000000">
              <w:rPr>
                <w:rtl w:val="0"/>
              </w:rPr>
              <w:t xml:space="preserve">Supplemental</w:t>
            </w:r>
          </w:ins>
        </w:sdtContent>
      </w:sdt>
      <w:r w:rsidDel="00000000" w:rsidR="00000000" w:rsidRPr="00000000">
        <w:rPr>
          <w:rtl w:val="0"/>
        </w:rPr>
        <w:t xml:space="preserve"> Fig. </w:t>
      </w:r>
      <w:sdt>
        <w:sdtPr>
          <w:id w:val="-1807785312"/>
          <w:tag w:val="goog_rdk_141"/>
        </w:sdtPr>
        <w:sdtContent>
          <w:ins w:author="Thaker, Vidhu V." w:id="75" w:date="2026-03-23T04:36:00Z">
            <w:sdt>
              <w:sdtPr>
                <w:id w:val="931912606"/>
                <w:tag w:val="goog_rdk_142"/>
              </w:sdtPr>
              <w:sdtContent>
                <w:del w:author="Salem, Rany" w:id="76" w:date="2026-04-08T21:33:00Z">
                  <w:r w:rsidDel="00000000" w:rsidR="00000000" w:rsidRPr="00000000">
                    <w:rPr>
                      <w:rtl w:val="0"/>
                    </w:rPr>
                    <w:delText xml:space="preserve">S</w:delText>
                  </w:r>
                </w:del>
              </w:sdtContent>
            </w:sdt>
          </w:ins>
        </w:sdtContent>
      </w:sdt>
      <w:r w:rsidDel="00000000" w:rsidR="00000000" w:rsidRPr="00000000">
        <w:rPr>
          <w:rtl w:val="0"/>
        </w:rPr>
        <w:t xml:space="preserve">8B)). At the </w:t>
      </w:r>
      <w:r w:rsidDel="00000000" w:rsidR="00000000" w:rsidRPr="00000000">
        <w:rPr>
          <w:i w:val="1"/>
          <w:iCs w:val="1"/>
          <w:rtl w:val="0"/>
        </w:rPr>
        <w:t xml:space="preserve">AGXT2</w:t>
      </w:r>
      <w:r w:rsidDel="00000000" w:rsidR="00000000" w:rsidRPr="00000000">
        <w:rPr>
          <w:rtl w:val="0"/>
        </w:rPr>
        <w:t xml:space="preserve"> locus, </w:t>
      </w:r>
      <w:sdt>
        <w:sdtPr>
          <w:id w:val="-995494226"/>
          <w:tag w:val="goog_rdk_143"/>
        </w:sdtPr>
        <w:sdtContent>
          <w:ins w:author="Salem, Rany" w:id="77" w:date="2026-04-08T23:07:00Z"/>
          <w:sdt>
            <w:sdtPr>
              <w:id w:val="-1851389432"/>
              <w:tag w:val="goog_rdk_144"/>
            </w:sdtPr>
            <w:sdtContent>
              <w:commentRangeStart w:id="34"/>
            </w:sdtContent>
          </w:sdt>
          <w:ins w:author="Salem, Rany" w:id="77" w:date="2026-04-08T23:07:00Z">
            <w:r w:rsidDel="00000000" w:rsidR="00000000" w:rsidRPr="00000000">
              <w:rPr>
                <w:rtl w:val="0"/>
              </w:rPr>
              <w:t xml:space="preserve">variant </w:t>
            </w:r>
          </w:ins>
        </w:sdtContent>
      </w:sdt>
      <w:r w:rsidDel="00000000" w:rsidR="00000000" w:rsidRPr="00000000">
        <w:rPr>
          <w:rtl w:val="0"/>
        </w:rPr>
        <w:t xml:space="preserve">rs13174300 </w:t>
      </w:r>
      <w:commentRangeEnd w:id="34"/>
      <w:r w:rsidDel="00000000" w:rsidR="00000000" w:rsidRPr="00000000">
        <w:commentReference w:id="34"/>
      </w:r>
      <w:r w:rsidDel="00000000" w:rsidR="00000000" w:rsidRPr="00000000">
        <w:rPr>
          <w:rtl w:val="0"/>
        </w:rPr>
        <w:t xml:space="preserve">was associated with the MetRS and remained significant after conditioning on nearby variants, indicating an independent contribution to the composite score. In contrast, three distinct </w:t>
      </w:r>
      <w:r w:rsidDel="00000000" w:rsidR="00000000" w:rsidRPr="00000000">
        <w:rPr>
          <w:i w:val="1"/>
          <w:iCs w:val="1"/>
          <w:rtl w:val="0"/>
        </w:rPr>
        <w:t xml:space="preserve">AGXT2</w:t>
      </w:r>
      <w:r w:rsidDel="00000000" w:rsidR="00000000" w:rsidRPr="00000000">
        <w:rPr>
          <w:rtl w:val="0"/>
        </w:rPr>
        <w:t xml:space="preserve"> variants, </w:t>
      </w:r>
      <w:sdt>
        <w:sdtPr>
          <w:id w:val="-931509278"/>
          <w:tag w:val="goog_rdk_145"/>
        </w:sdtPr>
        <w:sdtContent>
          <w:commentRangeStart w:id="35"/>
        </w:sdtContent>
      </w:sdt>
      <w:sdt>
        <w:sdtPr>
          <w:id w:val="1992780600"/>
          <w:tag w:val="goog_rdk_146"/>
        </w:sdtPr>
        <w:sdtContent>
          <w:commentRangeStart w:id="36"/>
        </w:sdtContent>
      </w:sdt>
      <w:r w:rsidDel="00000000" w:rsidR="00000000" w:rsidRPr="00000000">
        <w:rPr>
          <w:rtl w:val="0"/>
        </w:rPr>
        <w:t xml:space="preserve">rs37376, rs163910, rs11749934</w: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t xml:space="preserve">, were independently associated with BAIBA (</w:t>
      </w:r>
      <w:sdt>
        <w:sdtPr>
          <w:id w:val="570947984"/>
          <w:tag w:val="goog_rdk_147"/>
        </w:sdtPr>
        <w:sdtContent>
          <w:del w:author="Thaker, Vidhu V." w:id="78" w:date="2026-02-17T07:26:00Z">
            <w:r w:rsidDel="00000000" w:rsidR="00000000" w:rsidRPr="00000000">
              <w:rPr>
                <w:rtl w:val="0"/>
              </w:rPr>
              <w:delText xml:space="preserve">Extended Data</w:delText>
            </w:r>
          </w:del>
        </w:sdtContent>
      </w:sdt>
      <w:sdt>
        <w:sdtPr>
          <w:id w:val="1510603019"/>
          <w:tag w:val="goog_rdk_148"/>
        </w:sdtPr>
        <w:sdtContent>
          <w:ins w:author="Thaker, Vidhu V." w:id="78" w:date="2026-02-17T07:26:00Z">
            <w:r w:rsidDel="00000000" w:rsidR="00000000" w:rsidRPr="00000000">
              <w:rPr>
                <w:rtl w:val="0"/>
              </w:rPr>
              <w:t xml:space="preserve">Supplemental</w:t>
            </w:r>
          </w:ins>
        </w:sdtContent>
      </w:sdt>
      <w:r w:rsidDel="00000000" w:rsidR="00000000" w:rsidRPr="00000000">
        <w:rPr>
          <w:rtl w:val="0"/>
        </w:rPr>
        <w:t xml:space="preserve"> Fig. 8C), suggesting multiple, non-redundant genetic signals at this locus regulating BAIBA levels. These findings underscore the polygenic nature of AGXT2 and raise the possibility that rs13174300</w:t>
      </w:r>
      <w:sdt>
        <w:sdtPr>
          <w:id w:val="1115052269"/>
          <w:tag w:val="goog_rdk_149"/>
        </w:sdtPr>
        <w:sdtContent>
          <w:commentRangeStart w:id="37"/>
        </w:sdtContent>
      </w:sdt>
      <w:r w:rsidDel="00000000" w:rsidR="00000000" w:rsidRPr="00000000">
        <w:rPr>
          <w:rtl w:val="0"/>
        </w:rPr>
        <w:t xml:space="preserve"> may act through pathways beyond BAIBA.  </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21">
      <w:pPr>
        <w:spacing w:after="280" w:before="280" w:line="480" w:lineRule="auto"/>
        <w:rPr/>
      </w:pPr>
      <w:r w:rsidDel="00000000" w:rsidR="00000000" w:rsidRPr="00000000">
        <w:rPr>
          <w:rtl w:val="0"/>
        </w:rPr>
        <w:t xml:space="preserve">Additional genome-wide significant loci were identified for individual metabolites, including </w:t>
      </w:r>
      <w:sdt>
        <w:sdtPr>
          <w:id w:val="-1234985279"/>
          <w:tag w:val="goog_rdk_150"/>
        </w:sdtPr>
        <w:sdtContent>
          <w:commentRangeStart w:id="38"/>
        </w:sdtContent>
      </w:sdt>
      <w:r w:rsidDel="00000000" w:rsidR="00000000" w:rsidRPr="00000000">
        <w:rPr>
          <w:rtl w:val="0"/>
        </w:rPr>
        <w:t xml:space="preserve">rs9594030 near </w:t>
      </w:r>
      <w:r w:rsidDel="00000000" w:rsidR="00000000" w:rsidRPr="00000000">
        <w:rPr>
          <w:i w:val="1"/>
          <w:iCs w:val="1"/>
          <w:rtl w:val="0"/>
        </w:rPr>
        <w:t xml:space="preserve">LINC00351</w:t>
      </w:r>
      <w:r w:rsidDel="00000000" w:rsidR="00000000" w:rsidRPr="00000000">
        <w:rPr>
          <w:rtl w:val="0"/>
        </w:rPr>
        <w:t xml:space="preserve"> (glucuronate), rs9926829 in </w:t>
      </w:r>
      <w:r w:rsidDel="00000000" w:rsidR="00000000" w:rsidRPr="00000000">
        <w:rPr>
          <w:i w:val="1"/>
          <w:iCs w:val="1"/>
          <w:rtl w:val="0"/>
        </w:rPr>
        <w:t xml:space="preserve">SLC7A5 </w:t>
      </w:r>
      <w:r w:rsidDel="00000000" w:rsidR="00000000" w:rsidRPr="00000000">
        <w:rPr>
          <w:rtl w:val="0"/>
        </w:rPr>
        <w:t xml:space="preserve">(kynurenine), rs117638208 (intergenic; hippurate), and rs182678014  (</w:t>
      </w:r>
      <w:r w:rsidDel="00000000" w:rsidR="00000000" w:rsidRPr="00000000">
        <w:rPr>
          <w:i w:val="1"/>
          <w:iCs w:val="1"/>
          <w:rtl w:val="0"/>
        </w:rPr>
        <w:t xml:space="preserve">N</w:t>
      </w:r>
      <w:r w:rsidDel="00000000" w:rsidR="00000000" w:rsidRPr="00000000">
        <w:rPr>
          <w:rtl w:val="0"/>
        </w:rPr>
        <w:t xml:space="preserve">-carbamoyl-β-alanine). </w:t>
      </w:r>
      <w:commentRangeEnd w:id="38"/>
      <w:r w:rsidDel="00000000" w:rsidR="00000000" w:rsidRPr="00000000">
        <w:commentReference w:id="38"/>
      </w:r>
      <w:r w:rsidDel="00000000" w:rsidR="00000000" w:rsidRPr="00000000">
        <w:rPr>
          <w:rtl w:val="0"/>
        </w:rPr>
        <w:t xml:space="preserve">Notably, the association between </w:t>
      </w:r>
      <w:r w:rsidDel="00000000" w:rsidR="00000000" w:rsidRPr="00000000">
        <w:rPr>
          <w:i w:val="1"/>
          <w:iCs w:val="1"/>
          <w:rtl w:val="0"/>
        </w:rPr>
        <w:t xml:space="preserve">SLC7A5</w:t>
      </w:r>
      <w:r w:rsidDel="00000000" w:rsidR="00000000" w:rsidRPr="00000000">
        <w:rPr>
          <w:rtl w:val="0"/>
        </w:rPr>
        <w:t xml:space="preserve"> and kynurenine has been previously reported in metabolite-QTL studies</w:t>
      </w:r>
      <w:r w:rsidDel="00000000" w:rsidR="00000000" w:rsidRPr="00000000">
        <w:rPr>
          <w:vertAlign w:val="superscript"/>
          <w:rtl w:val="0"/>
        </w:rPr>
        <w:t xml:space="preserve">36,37</w:t>
      </w:r>
      <w:r w:rsidDel="00000000" w:rsidR="00000000" w:rsidRPr="00000000">
        <w:rPr>
          <w:rtl w:val="0"/>
        </w:rPr>
        <w:t xml:space="preserve">, whereas the other loci appear to be novel, representing independent genetic signals not previously reported</w:t>
      </w:r>
      <w:sdt>
        <w:sdtPr>
          <w:id w:val="116758856"/>
          <w:tag w:val="goog_rdk_151"/>
        </w:sdtPr>
        <w:sdtContent>
          <w:ins w:author="Thaker, Vidhu V." w:id="79" w:date="2026-03-23T04:38:00Z">
            <w:r w:rsidDel="00000000" w:rsidR="00000000" w:rsidRPr="00000000">
              <w:rPr>
                <w:rtl w:val="0"/>
              </w:rPr>
              <w:t xml:space="preserve"> </w:t>
            </w:r>
          </w:ins>
          <w:sdt>
            <w:sdtPr>
              <w:id w:val="1285995776"/>
              <w:tag w:val="goog_rdk_152"/>
            </w:sdtPr>
            <w:sdtContent>
              <w:commentRangeStart w:id="39"/>
            </w:sdtContent>
          </w:sdt>
          <w:ins w:author="Thaker, Vidhu V." w:id="79" w:date="2026-03-23T04:38:00Z">
            <w:r w:rsidDel="00000000" w:rsidR="00000000" w:rsidRPr="00000000">
              <w:rPr>
                <w:rtl w:val="0"/>
              </w:rPr>
              <w:t xml:space="preserve">(Fig. 4d-g)</w:t>
            </w:r>
          </w:ins>
        </w:sdtContent>
      </w:sdt>
      <w:r w:rsidDel="00000000" w:rsidR="00000000" w:rsidRPr="00000000">
        <w:rPr>
          <w:rtl w:val="0"/>
        </w:rPr>
        <w:t xml:space="preserve">. </w:t>
      </w:r>
      <w:commentRangeEnd w:id="39"/>
      <w:r w:rsidDel="00000000" w:rsidR="00000000" w:rsidRPr="00000000">
        <w:commentReference w:id="39"/>
      </w:r>
      <w:r w:rsidDel="00000000" w:rsidR="00000000" w:rsidRPr="00000000">
        <w:rPr>
          <w:rtl w:val="0"/>
        </w:rPr>
        <w:t xml:space="preserve">Collectively, these associations highlight a broader network of enzymatic and transporter genes in the regulation of metabolic traits that may </w:t>
      </w:r>
      <w:sdt>
        <w:sdtPr>
          <w:id w:val="1806953607"/>
          <w:tag w:val="goog_rdk_153"/>
        </w:sdtPr>
        <w:sdtContent>
          <w:del w:author="Salem, Rany" w:id="80" w:date="2026-04-08T23:24:00Z">
            <w:r w:rsidDel="00000000" w:rsidR="00000000" w:rsidRPr="00000000">
              <w:rPr>
                <w:rtl w:val="0"/>
              </w:rPr>
              <w:delText xml:space="preserve">be </w:delText>
            </w:r>
          </w:del>
        </w:sdtContent>
      </w:sdt>
      <w:r w:rsidDel="00000000" w:rsidR="00000000" w:rsidRPr="00000000">
        <w:rPr>
          <w:rtl w:val="0"/>
        </w:rPr>
        <w:t xml:space="preserve">influence long-term outcomes following bariatric surgery. </w:t>
      </w:r>
    </w:p>
    <w:sdt>
      <w:sdtPr>
        <w:id w:val="731196109"/>
        <w:tag w:val="goog_rdk_156"/>
      </w:sdtPr>
      <w:sdtContent>
        <w:p w:rsidR="00000000" w:rsidDel="00000000" w:rsidP="00000000" w:rsidRDefault="00000000" w:rsidRPr="00000000" w14:paraId="00000022">
          <w:pPr>
            <w:spacing w:after="280" w:before="280" w:line="480" w:lineRule="auto"/>
            <w:rPr>
              <w:ins w:author="Thaker, Vidhu V." w:id="81" w:date="2026-03-23T04:38:00Z"/>
              <w:b w:val="1"/>
              <w:bCs w:val="1"/>
              <w:sz w:val="28"/>
              <w:szCs w:val="28"/>
            </w:rPr>
          </w:pPr>
          <w:sdt>
            <w:sdtPr>
              <w:id w:val="-417268082"/>
              <w:tag w:val="goog_rdk_155"/>
            </w:sdtPr>
            <w:sdtContent>
              <w:ins w:author="Thaker, Vidhu V." w:id="81" w:date="2026-03-23T04:38:00Z">
                <w:r w:rsidDel="00000000" w:rsidR="00000000" w:rsidRPr="00000000">
                  <w:rPr>
                    <w:b w:val="1"/>
                    <w:bCs w:val="1"/>
                    <w:sz w:val="28"/>
                    <w:szCs w:val="28"/>
                    <w:rtl w:val="0"/>
                  </w:rPr>
                  <w:t xml:space="preserve">Discussion</w:t>
                </w:r>
              </w:ins>
            </w:sdtContent>
          </w:sdt>
        </w:p>
      </w:sdtContent>
    </w:sdt>
    <w:p w:rsidR="00000000" w:rsidDel="00000000" w:rsidP="00000000" w:rsidRDefault="00000000" w:rsidRPr="00000000" w14:paraId="00000023">
      <w:pPr>
        <w:spacing w:after="280" w:before="280" w:line="480" w:lineRule="auto"/>
        <w:rPr/>
      </w:pPr>
      <w:r w:rsidDel="00000000" w:rsidR="00000000" w:rsidRPr="00000000">
        <w:rPr>
          <w:rtl w:val="0"/>
        </w:rPr>
        <w:t xml:space="preserve">The pre-surgical metabolites associated with long-term post-RYGB weight outcomes spanned domains of lipid metabolism, amino acid catabolism, xenobiotic clearance, and host-microbial interactions. 3-methyladipate, a dicarboxylic acid produced via ω-oxidation</w:t>
      </w:r>
      <w:r w:rsidDel="00000000" w:rsidR="00000000" w:rsidRPr="00000000">
        <w:rPr>
          <w:vertAlign w:val="superscript"/>
          <w:rtl w:val="0"/>
        </w:rPr>
        <w:t xml:space="preserve">38,39</w:t>
      </w:r>
      <w:r w:rsidDel="00000000" w:rsidR="00000000" w:rsidRPr="00000000">
        <w:rPr>
          <w:rtl w:val="0"/>
        </w:rPr>
        <w:t xml:space="preserve"> and 13-HODE, a lipid-derived mediator from linoleic acid</w:t>
      </w:r>
      <w:r w:rsidDel="00000000" w:rsidR="00000000" w:rsidRPr="00000000">
        <w:rPr>
          <w:vertAlign w:val="superscript"/>
          <w:rtl w:val="0"/>
        </w:rPr>
        <w:t xml:space="preserve">40,41</w:t>
      </w:r>
      <w:r w:rsidDel="00000000" w:rsidR="00000000" w:rsidRPr="00000000">
        <w:rPr>
          <w:rtl w:val="0"/>
        </w:rPr>
        <w:t xml:space="preserve">, were both reduced in individuals with weight regain. </w:t>
      </w:r>
      <w:sdt>
        <w:sdtPr>
          <w:id w:val="-1972669734"/>
          <w:tag w:val="goog_rdk_157"/>
        </w:sdtPr>
        <w:sdtContent>
          <w:commentRangeStart w:id="40"/>
        </w:sdtContent>
      </w:sdt>
      <w:r w:rsidDel="00000000" w:rsidR="00000000" w:rsidRPr="00000000">
        <w:rPr>
          <w:rtl w:val="0"/>
        </w:rPr>
        <w:t xml:space="preserve">These findings may reflect altered lipid handling or oxidative balance, though additional evidence is needed to implicate broader disruptions in fatty acid metabolism</w:t>
      </w:r>
      <w:commentRangeEnd w:id="40"/>
      <w:r w:rsidDel="00000000" w:rsidR="00000000" w:rsidRPr="00000000">
        <w:commentReference w:id="40"/>
      </w:r>
      <w:r w:rsidDel="00000000" w:rsidR="00000000" w:rsidRPr="00000000">
        <w:rPr>
          <w:rtl w:val="0"/>
        </w:rPr>
        <w:t xml:space="preserve">. Glucuronate, a metabolite involved in hepatic conjugation and bile acid turnover</w:t>
      </w:r>
      <w:r w:rsidDel="00000000" w:rsidR="00000000" w:rsidRPr="00000000">
        <w:rPr>
          <w:vertAlign w:val="superscript"/>
          <w:rtl w:val="0"/>
        </w:rPr>
        <w:t xml:space="preserve">42,43</w:t>
      </w:r>
      <w:r w:rsidDel="00000000" w:rsidR="00000000" w:rsidRPr="00000000">
        <w:rPr>
          <w:rtl w:val="0"/>
        </w:rPr>
        <w:t xml:space="preserve">, was also lower in weight regain group, raising the possibility of altered enterohepatic or GLP-1 related signaling</w:t>
      </w:r>
      <w:r w:rsidDel="00000000" w:rsidR="00000000" w:rsidRPr="00000000">
        <w:rPr>
          <w:vertAlign w:val="superscript"/>
          <w:rtl w:val="0"/>
        </w:rPr>
        <w:t xml:space="preserve">44,45</w:t>
      </w:r>
      <w:r w:rsidDel="00000000" w:rsidR="00000000" w:rsidRPr="00000000">
        <w:rPr>
          <w:rtl w:val="0"/>
        </w:rPr>
        <w:t xml:space="preserve">. Additionally, 4-hydroxyhippuric acid, a gut microbiome -derived polyphenol metabolite, was elevated among those with sustained weight loss. While this metabolite has been linked to higher fruit and vegetable intake and improved metabolic profile</w:t>
      </w:r>
      <w:r w:rsidDel="00000000" w:rsidR="00000000" w:rsidRPr="00000000">
        <w:rPr>
          <w:vertAlign w:val="superscript"/>
          <w:rtl w:val="0"/>
        </w:rPr>
        <w:t xml:space="preserve">46,47</w:t>
      </w:r>
      <w:r w:rsidDel="00000000" w:rsidR="00000000" w:rsidRPr="00000000">
        <w:rPr>
          <w:rtl w:val="0"/>
        </w:rPr>
        <w:t xml:space="preserve">, its elevation may reflect differences in dietary exposure, microbial activity, or both. These associations warrant further investigation to determine whether they represent causal mechanisms or downstream consequences of divergent weight trajectories. </w:t>
      </w:r>
    </w:p>
    <w:p w:rsidR="00000000" w:rsidDel="00000000" w:rsidP="00000000" w:rsidRDefault="00000000" w:rsidRPr="00000000" w14:paraId="00000024">
      <w:pPr>
        <w:spacing w:after="280" w:before="280" w:line="480" w:lineRule="auto"/>
        <w:rPr/>
      </w:pPr>
      <w:r w:rsidDel="00000000" w:rsidR="00000000" w:rsidRPr="00000000">
        <w:rPr>
          <w:rtl w:val="0"/>
        </w:rPr>
        <w:t xml:space="preserve">Other metabolites in the MetRS were related to nucleotide metabolism and amino acid catabolism. Hydroxyproline, a byproduct of collagen turnover</w:t>
      </w:r>
      <w:r w:rsidDel="00000000" w:rsidR="00000000" w:rsidRPr="00000000">
        <w:rPr>
          <w:vertAlign w:val="superscript"/>
          <w:rtl w:val="0"/>
        </w:rPr>
        <w:t xml:space="preserve">48</w:t>
      </w:r>
      <w:r w:rsidDel="00000000" w:rsidR="00000000" w:rsidRPr="00000000">
        <w:rPr>
          <w:rtl w:val="0"/>
        </w:rPr>
        <w:t xml:space="preserve">, along with nucleoside derivatives 1-methylguanosine</w:t>
      </w:r>
      <w:r w:rsidDel="00000000" w:rsidR="00000000" w:rsidRPr="00000000">
        <w:rPr>
          <w:vertAlign w:val="superscript"/>
          <w:rtl w:val="0"/>
        </w:rPr>
        <w:t xml:space="preserve">49</w:t>
      </w:r>
      <w:r w:rsidDel="00000000" w:rsidR="00000000" w:rsidRPr="00000000">
        <w:rPr>
          <w:rtl w:val="0"/>
        </w:rPr>
        <w:t xml:space="preserve"> and N-carbamoyl-β-alanine</w:t>
      </w:r>
      <w:r w:rsidDel="00000000" w:rsidR="00000000" w:rsidRPr="00000000">
        <w:rPr>
          <w:vertAlign w:val="superscript"/>
          <w:rtl w:val="0"/>
        </w:rPr>
        <w:t xml:space="preserve">50</w:t>
      </w:r>
      <w:r w:rsidDel="00000000" w:rsidR="00000000" w:rsidRPr="00000000">
        <w:rPr>
          <w:rtl w:val="0"/>
        </w:rPr>
        <w:t xml:space="preserve">, were enriched in individuals with sustained weight loss, suggesting preserved redox status and mitochondrial integrity. Lower preoperative levels of N-acetylserine,</w:t>
      </w:r>
      <w:sdt>
        <w:sdtPr>
          <w:id w:val="1485907585"/>
          <w:tag w:val="goog_rdk_158"/>
        </w:sdtPr>
        <w:sdtContent>
          <w:ins w:author="Thaker, Vidhu V." w:id="82" w:date="2026-02-17T13:00:00Z">
            <w:r w:rsidDel="00000000" w:rsidR="00000000" w:rsidRPr="00000000">
              <w:rPr>
                <w:rtl w:val="0"/>
              </w:rPr>
              <w:t xml:space="preserve"> </w:t>
            </w:r>
          </w:ins>
        </w:sdtContent>
      </w:sdt>
      <w:r w:rsidDel="00000000" w:rsidR="00000000" w:rsidRPr="00000000">
        <w:rPr>
          <w:rtl w:val="0"/>
        </w:rPr>
        <w:t xml:space="preserve">a serine pathway intermediate involved in one-carbon metabolism and antioxidant defense</w:t>
      </w:r>
      <w:r w:rsidDel="00000000" w:rsidR="00000000" w:rsidRPr="00000000">
        <w:rPr>
          <w:vertAlign w:val="superscript"/>
          <w:rtl w:val="0"/>
        </w:rPr>
        <w:t xml:space="preserve">51</w:t>
      </w:r>
      <w:r w:rsidDel="00000000" w:rsidR="00000000" w:rsidRPr="00000000">
        <w:rPr>
          <w:rtl w:val="0"/>
        </w:rPr>
        <w:t xml:space="preserve">, may reflect impaired serine-dependent metabolic flexibility. Given the role of serine in glucose regulation, insulin sensitivity</w:t>
      </w:r>
      <w:r w:rsidDel="00000000" w:rsidR="00000000" w:rsidRPr="00000000">
        <w:rPr>
          <w:vertAlign w:val="superscript"/>
          <w:rtl w:val="0"/>
        </w:rPr>
        <w:t xml:space="preserve">52</w:t>
      </w:r>
      <w:r w:rsidDel="00000000" w:rsidR="00000000" w:rsidRPr="00000000">
        <w:rPr>
          <w:rtl w:val="0"/>
        </w:rPr>
        <w:t xml:space="preserve">, and hypothalamic energy sensing</w:t>
      </w:r>
      <w:r w:rsidDel="00000000" w:rsidR="00000000" w:rsidRPr="00000000">
        <w:rPr>
          <w:vertAlign w:val="superscript"/>
          <w:rtl w:val="0"/>
        </w:rPr>
        <w:t xml:space="preserve">53,54</w:t>
      </w:r>
      <w:r w:rsidDel="00000000" w:rsidR="00000000" w:rsidRPr="00000000">
        <w:rPr>
          <w:rtl w:val="0"/>
        </w:rPr>
        <w:t xml:space="preserve">, diminished N-acetylserine may serve as a marker of systemic metabolic stress that predisposes individuals to weight regain following MBS. Conversely, β-aminoisobutyric acid (BAIBA)—a myokine-like molecule linked to fatty acid oxidation and insulin sensitivity</w:t>
      </w:r>
      <w:r w:rsidDel="00000000" w:rsidR="00000000" w:rsidRPr="00000000">
        <w:rPr>
          <w:vertAlign w:val="superscript"/>
          <w:rtl w:val="0"/>
        </w:rPr>
        <w:t xml:space="preserve">55,56</w:t>
      </w:r>
      <w:r w:rsidDel="00000000" w:rsidR="00000000" w:rsidRPr="00000000">
        <w:rPr>
          <w:rtl w:val="0"/>
        </w:rPr>
        <w:t xml:space="preserve">—was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AGXT2, the BAIBA-regulating enzyme</w:t>
      </w:r>
      <w:r w:rsidDel="00000000" w:rsidR="00000000" w:rsidRPr="00000000">
        <w:rPr>
          <w:vertAlign w:val="superscript"/>
          <w:rtl w:val="0"/>
        </w:rPr>
        <w:t xml:space="preserve">57</w:t>
      </w:r>
      <w:r w:rsidDel="00000000" w:rsidR="00000000" w:rsidRPr="00000000">
        <w:rPr>
          <w:rtl w:val="0"/>
        </w:rPr>
        <w:t xml:space="preserve">,  were associated with both circulating BAIBA levels and the composite MetRS. </w:t>
      </w:r>
      <w:sdt>
        <w:sdtPr>
          <w:id w:val="819260689"/>
          <w:tag w:val="goog_rdk_159"/>
        </w:sdtPr>
        <w:sdtContent>
          <w:commentRangeStart w:id="41"/>
        </w:sdtContent>
      </w:sdt>
      <w:r w:rsidDel="00000000" w:rsidR="00000000" w:rsidRPr="00000000">
        <w:rPr>
          <w:rtl w:val="0"/>
        </w:rPr>
        <w:t xml:space="preserve">This may reflect either a strong contribution of BAIBA to the overall MetRS or a genetic signal for BAIBA that remains detectable even within the composite model. </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25">
      <w:pPr>
        <w:spacing w:after="280" w:before="280" w:line="480" w:lineRule="auto"/>
        <w:rPr/>
      </w:pPr>
      <w:r w:rsidDel="00000000" w:rsidR="00000000" w:rsidRPr="00000000">
        <w:rPr>
          <w:rtl w:val="0"/>
        </w:rPr>
        <w:t xml:space="preserve">Additional metabolites associated with weight regain included kynurenine, a tryptophan-derived metabolite linked to inflammation and appetite regulation via aryl hydrocarbon receptor signaling</w:t>
      </w:r>
      <w:r w:rsidDel="00000000" w:rsidR="00000000" w:rsidRPr="00000000">
        <w:rPr>
          <w:vertAlign w:val="superscript"/>
          <w:rtl w:val="0"/>
        </w:rPr>
        <w:t xml:space="preserve">58</w:t>
      </w:r>
      <w:r w:rsidDel="00000000" w:rsidR="00000000" w:rsidRPr="00000000">
        <w:rPr>
          <w:rtl w:val="0"/>
        </w:rPr>
        <w:t xml:space="preserve">; homoarginine, linked to nitric oxide metabolism</w:t>
      </w:r>
      <w:r w:rsidDel="00000000" w:rsidR="00000000" w:rsidRPr="00000000">
        <w:rPr>
          <w:vertAlign w:val="superscript"/>
          <w:rtl w:val="0"/>
        </w:rPr>
        <w:t xml:space="preserve">59</w:t>
      </w:r>
      <w:r w:rsidDel="00000000" w:rsidR="00000000" w:rsidRPr="00000000">
        <w:rPr>
          <w:rtl w:val="0"/>
        </w:rPr>
        <w:t xml:space="preserve">;  and malonate, a short-chain dicarboxylate that modulates hypothalamic nutrient sensing</w:t>
      </w:r>
      <w:r w:rsidDel="00000000" w:rsidR="00000000" w:rsidRPr="00000000">
        <w:rPr>
          <w:vertAlign w:val="superscript"/>
          <w:rtl w:val="0"/>
        </w:rPr>
        <w:t xml:space="preserve">60</w:t>
      </w:r>
      <w:r w:rsidDel="00000000" w:rsidR="00000000" w:rsidRPr="00000000">
        <w:rPr>
          <w:rtl w:val="0"/>
        </w:rPr>
        <w:t xml:space="preserve">. Collectively, these associations point to perturbations in inflammatory signaling, vascular tone, and central energy regulation as potential contributors to poor long-term surgical outcomes.</w:t>
      </w:r>
    </w:p>
    <w:p w:rsidR="00000000" w:rsidDel="00000000" w:rsidP="00000000" w:rsidRDefault="00000000" w:rsidRPr="00000000" w14:paraId="00000026">
      <w:pPr>
        <w:spacing w:after="280" w:before="280" w:line="480" w:lineRule="auto"/>
        <w:rPr/>
      </w:pPr>
      <w:r w:rsidDel="00000000" w:rsidR="00000000" w:rsidRPr="00000000">
        <w:rPr>
          <w:rtl w:val="0"/>
        </w:rPr>
        <w:t xml:space="preserve">Most of the identified metabolites have not been previously linked to obesity or post-bariatric outcomes, underscoring the novelty of this metabolomic signature. The 13-metabolite MetRS was consistently associated with long-term weight regain and </w:t>
      </w:r>
      <w:sdt>
        <w:sdtPr>
          <w:id w:val="-1226698281"/>
          <w:tag w:val="goog_rdk_160"/>
        </w:sdtPr>
        <w:sdtContent>
          <w:del w:author="Thaker, Vidhu V." w:id="83" w:date="2026-02-17T13:03:00Z">
            <w:r w:rsidDel="00000000" w:rsidR="00000000" w:rsidRPr="00000000">
              <w:rPr>
                <w:rtl w:val="0"/>
              </w:rPr>
              <w:delText xml:space="preserve">demonstrated predictive utility</w:delText>
            </w:r>
          </w:del>
        </w:sdtContent>
      </w:sdt>
      <w:sdt>
        <w:sdtPr>
          <w:id w:val="-210969499"/>
          <w:tag w:val="goog_rdk_161"/>
        </w:sdtPr>
        <w:sdtContent>
          <w:ins w:author="Thaker, Vidhu V." w:id="83" w:date="2026-02-17T13:03:00Z">
            <w:r w:rsidDel="00000000" w:rsidR="00000000" w:rsidRPr="00000000">
              <w:rPr>
                <w:rtl w:val="0"/>
              </w:rPr>
              <w:t xml:space="preserve">showed consistent associations with weight-related outcomes in preliminary independent evaluations using reduced versions of the score (MetRS-10 and MetRS-8) in </w:t>
            </w:r>
          </w:ins>
        </w:sdtContent>
      </w:sdt>
      <w:sdt>
        <w:sdtPr>
          <w:id w:val="-280943670"/>
          <w:tag w:val="goog_rdk_162"/>
        </w:sdtPr>
        <w:sdtContent>
          <w:del w:author="Thaker, Vidhu V." w:id="84" w:date="2026-02-17T13:05:00Z">
            <w:r w:rsidDel="00000000" w:rsidR="00000000" w:rsidRPr="00000000">
              <w:rPr>
                <w:rtl w:val="0"/>
              </w:rPr>
              <w:delText xml:space="preserve"> across </w:delText>
            </w:r>
          </w:del>
        </w:sdtContent>
      </w:sdt>
      <w:r w:rsidDel="00000000" w:rsidR="00000000" w:rsidRPr="00000000">
        <w:rPr>
          <w:rtl w:val="0"/>
        </w:rPr>
        <w:t xml:space="preserve">two external cohorts with differing clinical contexts. Genetic association analyses in the FHS further linked several MetRS components to common variants in genes such as </w:t>
      </w:r>
      <w:r w:rsidDel="00000000" w:rsidR="00000000" w:rsidRPr="00000000">
        <w:rPr>
          <w:i w:val="1"/>
          <w:iCs w:val="1"/>
          <w:rtl w:val="0"/>
        </w:rPr>
        <w:t xml:space="preserve">AGXT2</w:t>
      </w:r>
      <w:r w:rsidDel="00000000" w:rsidR="00000000" w:rsidRPr="00000000">
        <w:rPr>
          <w:rtl w:val="0"/>
        </w:rPr>
        <w:t xml:space="preserve">, </w:t>
      </w:r>
      <w:r w:rsidDel="00000000" w:rsidR="00000000" w:rsidRPr="00000000">
        <w:rPr>
          <w:i w:val="1"/>
          <w:iCs w:val="1"/>
          <w:rtl w:val="0"/>
        </w:rPr>
        <w:t xml:space="preserve">SLC7A5</w:t>
      </w:r>
      <w:r w:rsidDel="00000000" w:rsidR="00000000" w:rsidRPr="00000000">
        <w:rPr>
          <w:rtl w:val="0"/>
        </w:rPr>
        <w:t xml:space="preserve">, and </w:t>
      </w:r>
      <w:r w:rsidDel="00000000" w:rsidR="00000000" w:rsidRPr="00000000">
        <w:rPr>
          <w:i w:val="1"/>
          <w:iCs w:val="1"/>
          <w:rtl w:val="0"/>
        </w:rPr>
        <w:t xml:space="preserve">LINC00351</w:t>
      </w:r>
      <w:r w:rsidDel="00000000" w:rsidR="00000000" w:rsidRPr="00000000">
        <w:rPr>
          <w:rtl w:val="0"/>
        </w:rPr>
        <w:t xml:space="preserve">, suggesting a potential heritable contribution to metabolic features captured by the score.  Although causal inference </w:t>
      </w:r>
      <w:sdt>
        <w:sdtPr>
          <w:id w:val="995384274"/>
          <w:tag w:val="goog_rdk_163"/>
        </w:sdtPr>
        <w:sdtContent>
          <w:del w:author="Thaker, Vidhu V." w:id="85" w:date="2026-02-17T13:07:00Z">
            <w:r w:rsidDel="00000000" w:rsidR="00000000" w:rsidRPr="00000000">
              <w:rPr>
                <w:rtl w:val="0"/>
              </w:rPr>
              <w:delText xml:space="preserve">was beyond</w:delText>
            </w:r>
          </w:del>
        </w:sdtContent>
      </w:sdt>
      <w:sdt>
        <w:sdtPr>
          <w:id w:val="-1329240623"/>
          <w:tag w:val="goog_rdk_164"/>
        </w:sdtPr>
        <w:sdtContent>
          <w:ins w:author="Thaker, Vidhu V." w:id="85" w:date="2026-02-17T13:07:00Z">
            <w:r w:rsidDel="00000000" w:rsidR="00000000" w:rsidRPr="00000000">
              <w:rPr>
                <w:rtl w:val="0"/>
              </w:rPr>
              <w:t xml:space="preserve">through</w:t>
            </w:r>
          </w:ins>
        </w:sdtContent>
      </w:sdt>
      <w:r w:rsidDel="00000000" w:rsidR="00000000" w:rsidRPr="00000000">
        <w:rPr>
          <w:rtl w:val="0"/>
        </w:rPr>
        <w:t xml:space="preserve"> </w:t>
      </w:r>
      <w:sdt>
        <w:sdtPr>
          <w:id w:val="-1793619691"/>
          <w:tag w:val="goog_rdk_165"/>
        </w:sdtPr>
        <w:sdtContent>
          <w:del w:author="Thaker, Vidhu V." w:id="86" w:date="2026-02-17T13:07:00Z">
            <w:r w:rsidDel="00000000" w:rsidR="00000000" w:rsidRPr="00000000">
              <w:rPr>
                <w:rtl w:val="0"/>
              </w:rPr>
              <w:delText xml:space="preserve">the scope of this study, future application of </w:delText>
            </w:r>
          </w:del>
        </w:sdtContent>
      </w:sdt>
      <w:r w:rsidDel="00000000" w:rsidR="00000000" w:rsidRPr="00000000">
        <w:rPr>
          <w:rtl w:val="0"/>
        </w:rPr>
        <w:t xml:space="preserve">Mendelian Randomization </w:t>
      </w:r>
      <w:sdt>
        <w:sdtPr>
          <w:id w:val="384905902"/>
          <w:tag w:val="goog_rdk_166"/>
        </w:sdtPr>
        <w:sdtContent>
          <w:ins w:author="Thaker, Vidhu V." w:id="87" w:date="2026-02-17T13:08:00Z">
            <w:r w:rsidDel="00000000" w:rsidR="00000000" w:rsidRPr="00000000">
              <w:rPr>
                <w:rtl w:val="0"/>
              </w:rPr>
              <w:t xml:space="preserve">was not feasible within the current study design, planned </w:t>
            </w:r>
            <w:sdt>
              <w:sdtPr>
                <w:id w:val="648643246"/>
                <w:tag w:val="goog_rdk_167"/>
              </w:sdtPr>
              <w:sdtContent>
                <w:del w:author="Salem, Rany" w:id="88" w:date="2026-04-09T22:04:00Z">
                  <w:r w:rsidDel="00000000" w:rsidR="00000000" w:rsidRPr="00000000">
                    <w:rPr>
                      <w:rtl w:val="0"/>
                    </w:rPr>
                    <w:delText xml:space="preserve">application of two-sample </w:delText>
                  </w:r>
                </w:del>
              </w:sdtContent>
            </w:sdt>
            <w:r w:rsidDel="00000000" w:rsidR="00000000" w:rsidRPr="00000000">
              <w:rPr>
                <w:rtl w:val="0"/>
              </w:rPr>
              <w:t xml:space="preserve">MR </w:t>
            </w:r>
          </w:ins>
        </w:sdtContent>
      </w:sdt>
      <w:sdt>
        <w:sdtPr>
          <w:id w:val="-443782351"/>
          <w:tag w:val="goog_rdk_168"/>
        </w:sdtPr>
        <w:sdtContent>
          <w:ins w:author="Salem, Rany" w:id="89" w:date="2026-04-09T22:04:00Z">
            <w:r w:rsidDel="00000000" w:rsidR="00000000" w:rsidRPr="00000000">
              <w:rPr>
                <w:rtl w:val="0"/>
              </w:rPr>
              <w:t xml:space="preserve">analyses </w:t>
            </w:r>
          </w:ins>
        </w:sdtContent>
      </w:sdt>
      <w:sdt>
        <w:sdtPr>
          <w:id w:val="-1920986916"/>
          <w:tag w:val="goog_rdk_169"/>
        </w:sdtPr>
        <w:sdtContent>
          <w:ins w:author="Thaker, Vidhu V." w:id="90" w:date="2026-02-17T13:08:00Z">
            <w:sdt>
              <w:sdtPr>
                <w:id w:val="773298447"/>
                <w:tag w:val="goog_rdk_170"/>
              </w:sdtPr>
              <w:sdtContent>
                <w:del w:author="Salem, Rany" w:id="91" w:date="2026-04-09T22:05:00Z">
                  <w:r w:rsidDel="00000000" w:rsidR="00000000" w:rsidRPr="00000000">
                    <w:rPr>
                      <w:rtl w:val="0"/>
                    </w:rPr>
                    <w:delText xml:space="preserve">using published metabolite quantitative trait loci against weight change outcomes </w:delText>
                  </w:r>
                </w:del>
              </w:sdtContent>
            </w:sdt>
            <w:r w:rsidDel="00000000" w:rsidR="00000000" w:rsidRPr="00000000">
              <w:rPr>
                <w:rtl w:val="0"/>
              </w:rPr>
              <w:t xml:space="preserve">may help clarify the directionality of these associations and establish whether the observed </w:t>
            </w:r>
          </w:ins>
        </w:sdtContent>
      </w:sdt>
      <w:sdt>
        <w:sdtPr>
          <w:id w:val="1033391679"/>
          <w:tag w:val="goog_rdk_171"/>
        </w:sdtPr>
        <w:sdtContent>
          <w:del w:author="Thaker, Vidhu V." w:id="92" w:date="2026-02-17T15:19:00Z">
            <w:r w:rsidDel="00000000" w:rsidR="00000000" w:rsidRPr="00000000">
              <w:rPr>
                <w:rtl w:val="0"/>
              </w:rPr>
              <w:delText xml:space="preserve">in post-MBS cohorts may help clarify the directionality of these associations</w:delText>
            </w:r>
          </w:del>
        </w:sdtContent>
      </w:sdt>
      <w:sdt>
        <w:sdtPr>
          <w:id w:val="-424448186"/>
          <w:tag w:val="goog_rdk_172"/>
        </w:sdtPr>
        <w:sdtContent>
          <w:ins w:author="Thaker, Vidhu V." w:id="92" w:date="2026-02-17T15:19:00Z">
            <w:r w:rsidDel="00000000" w:rsidR="00000000" w:rsidRPr="00000000">
              <w:rPr>
                <w:rtl w:val="0"/>
              </w:rPr>
              <w:t xml:space="preserve">metabolite signatures are causally related to weight regain</w:t>
            </w:r>
          </w:ins>
        </w:sdtContent>
      </w:sdt>
      <w:r w:rsidDel="00000000" w:rsidR="00000000" w:rsidRPr="00000000">
        <w:rPr>
          <w:rtl w:val="0"/>
        </w:rPr>
        <w:t xml:space="preserve">. </w:t>
      </w:r>
    </w:p>
    <w:p w:rsidR="00000000" w:rsidDel="00000000" w:rsidP="00000000" w:rsidRDefault="00000000" w:rsidRPr="00000000" w14:paraId="00000027">
      <w:pPr>
        <w:spacing w:after="280" w:before="280" w:line="480" w:lineRule="auto"/>
        <w:rPr/>
      </w:pPr>
      <w:r w:rsidDel="00000000" w:rsidR="00000000" w:rsidRPr="00000000">
        <w:rPr>
          <w:rtl w:val="0"/>
        </w:rPr>
        <w:t xml:space="preserve">Taken together, these findings suggest that the MetRS reflects a multifactorial metabolic phenotype integrating signals from diverse biochemical domains. While certain individual associations, such as the elevated BAIBA, raise the possibility of early metabolic strain in individuals predisposed to weight regain, </w:t>
      </w:r>
      <w:sdt>
        <w:sdtPr>
          <w:id w:val="753851405"/>
          <w:tag w:val="goog_rdk_173"/>
        </w:sdtPr>
        <w:sdtContent>
          <w:commentRangeStart w:id="42"/>
        </w:sdtContent>
      </w:sdt>
      <w:r w:rsidDel="00000000" w:rsidR="00000000" w:rsidRPr="00000000">
        <w:rPr>
          <w:rtl w:val="0"/>
        </w:rPr>
        <w:t xml:space="preserve">additional pathway-level analyses will be needed to assess whether these signals converge on broader physiological mechanisms</w:t>
      </w:r>
      <w:commentRangeEnd w:id="42"/>
      <w:r w:rsidDel="00000000" w:rsidR="00000000" w:rsidRPr="00000000">
        <w:commentReference w:id="42"/>
      </w:r>
      <w:r w:rsidDel="00000000" w:rsidR="00000000" w:rsidRPr="00000000">
        <w:rPr>
          <w:rtl w:val="0"/>
        </w:rPr>
        <w:t xml:space="preserve">. Overall, these data support further investigation of metabolomic risk profiling as a tool to better understand inter-individual variability in long-term surgical outcomes. </w:t>
      </w:r>
    </w:p>
    <w:p w:rsidR="00000000" w:rsidDel="00000000" w:rsidP="00000000" w:rsidRDefault="00000000" w:rsidRPr="00000000" w14:paraId="00000028">
      <w:pPr>
        <w:spacing w:after="280" w:before="280" w:line="480" w:lineRule="auto"/>
        <w:rPr/>
      </w:pPr>
      <w:r w:rsidDel="00000000" w:rsidR="00000000" w:rsidRPr="00000000">
        <w:rPr>
          <w:rtl w:val="0"/>
        </w:rPr>
        <w:t xml:space="preserve">This study leverages a deeply phenotyped, longitudinal cohort, and applies rigorous untargeted metabolomics for the biomarker discovery, with subsequent evaluation in independent datasets. Several limitations merit consideration. First, </w:t>
      </w:r>
      <w:sdt>
        <w:sdtPr>
          <w:id w:val="-669295499"/>
          <w:tag w:val="goog_rdk_174"/>
        </w:sdtPr>
        <w:sdtContent>
          <w:ins w:author="Thaker, Vidhu V." w:id="93" w:date="2026-02-17T15:39:00Z">
            <w:r w:rsidDel="00000000" w:rsidR="00000000" w:rsidRPr="00000000">
              <w:rPr>
                <w:rtl w:val="0"/>
              </w:rPr>
              <w:t xml:space="preserve">this study employed an extreme-phenotype design with metabolomic profiling of 160 participants from the tails of the weight trajectory distribution, rather than the full LABS-2 cohort. While this approach maximizes power for biomarker discovery within resource constraints, it may not capture metabolite associations with weight change across the full phenotypic spectrum, and the generalizability of the MetRS to individuals with intermediate trajectories (Class 3) remains to be established</w:t>
            </w:r>
          </w:ins>
          <w:sdt>
            <w:sdtPr>
              <w:id w:val="747340472"/>
              <w:tag w:val="goog_rdk_175"/>
            </w:sdtPr>
            <w:sdtContent>
              <w:commentRangeStart w:id="43"/>
            </w:sdtContent>
          </w:sdt>
          <w:ins w:author="Thaker, Vidhu V." w:id="93" w:date="2026-02-17T15:39:00Z">
            <w:r w:rsidDel="00000000" w:rsidR="00000000" w:rsidRPr="00000000">
              <w:rPr>
                <w:rtl w:val="0"/>
              </w:rPr>
              <w:t xml:space="preserve"> in future studies with whole-cohort profiling</w:t>
            </w:r>
            <w:commentRangeEnd w:id="43"/>
            <w:r w:rsidDel="00000000" w:rsidR="00000000" w:rsidRPr="00000000">
              <w:commentReference w:id="43"/>
            </w:r>
            <w:r w:rsidDel="00000000" w:rsidR="00000000" w:rsidRPr="00000000">
              <w:rPr>
                <w:rtl w:val="0"/>
              </w:rPr>
              <w:t xml:space="preserve">. Second, external evaluation was performed in small, independent cohorts using reduced versions of the MetRS (10 and 8 of 13 metabolites) due to cross-platform differences in metabolite coverage. Although reduced scores showed consistent associations in external datasets, definitive validation will require larger cohorts with harmonized metabolomic platforms. These findings should therefore be considered hypothesis-generating, establishing a candidate biomarker panel for prospective testing. Third</w:t>
            </w:r>
          </w:ins>
        </w:sdtContent>
      </w:sdt>
      <w:sdt>
        <w:sdtPr>
          <w:id w:val="1997088394"/>
          <w:tag w:val="goog_rdk_176"/>
        </w:sdtPr>
        <w:sdtContent>
          <w:del w:author="Thaker, Vidhu V." w:id="93" w:date="2026-02-17T15:39:00Z">
            <w:r w:rsidDel="00000000" w:rsidR="00000000" w:rsidRPr="00000000">
              <w:rPr>
                <w:rtl w:val="0"/>
              </w:rPr>
              <w:delText xml:space="preserve">the discovery sample size was modest, which may limit detection of weaker associations and carries a risk of false-positive findings, though the consistent performance of the MetRS in an independent cohort provides some reassurance. Second</w:delText>
            </w:r>
          </w:del>
        </w:sdtContent>
      </w:sdt>
      <w:r w:rsidDel="00000000" w:rsidR="00000000" w:rsidRPr="00000000">
        <w:rPr>
          <w:rtl w:val="0"/>
        </w:rPr>
        <w:t xml:space="preserve">, most participants were of European ancestry, and future studies are needed to assess generalizability across ancestries. </w:t>
      </w:r>
      <w:sdt>
        <w:sdtPr>
          <w:id w:val="-1578548224"/>
          <w:tag w:val="goog_rdk_177"/>
        </w:sdtPr>
        <w:sdtContent>
          <w:del w:author="Thaker, Vidhu V." w:id="94" w:date="2026-02-17T15:56:00Z">
            <w:r w:rsidDel="00000000" w:rsidR="00000000" w:rsidRPr="00000000">
              <w:rPr>
                <w:rtl w:val="0"/>
              </w:rPr>
              <w:delText xml:space="preserve">Third</w:delText>
            </w:r>
          </w:del>
        </w:sdtContent>
      </w:sdt>
      <w:sdt>
        <w:sdtPr>
          <w:id w:val="1480769820"/>
          <w:tag w:val="goog_rdk_178"/>
        </w:sdtPr>
        <w:sdtContent>
          <w:ins w:author="Thaker, Vidhu V." w:id="94" w:date="2026-02-17T15:56:00Z">
            <w:r w:rsidDel="00000000" w:rsidR="00000000" w:rsidRPr="00000000">
              <w:rPr>
                <w:rtl w:val="0"/>
              </w:rPr>
              <w:t xml:space="preserve">Fourth</w:t>
            </w:r>
          </w:ins>
        </w:sdtContent>
      </w:sdt>
      <w:r w:rsidDel="00000000" w:rsidR="00000000" w:rsidRPr="00000000">
        <w:rPr>
          <w:rtl w:val="0"/>
        </w:rPr>
        <w:t xml:space="preserve">, while the models were adjusted for key clinical variables, residual confounding from unmeasured factors</w:t>
      </w:r>
      <w:sdt>
        <w:sdtPr>
          <w:id w:val="-1904131772"/>
          <w:tag w:val="goog_rdk_179"/>
        </w:sdtPr>
        <w:sdtContent>
          <w:ins w:author="Thaker, Vidhu V." w:id="95" w:date="2026-02-17T15:56:00Z">
            <w:r w:rsidDel="00000000" w:rsidR="00000000" w:rsidRPr="00000000">
              <w:rPr>
                <w:rtl w:val="0"/>
              </w:rPr>
              <w:t xml:space="preserve"> </w:t>
            </w:r>
          </w:ins>
        </w:sdtContent>
      </w:sdt>
      <w:r w:rsidDel="00000000" w:rsidR="00000000" w:rsidRPr="00000000">
        <w:rPr>
          <w:rtl w:val="0"/>
        </w:rPr>
        <w:t xml:space="preserve">such as diet, physical activity, or medication use</w:t>
      </w:r>
      <w:sdt>
        <w:sdtPr>
          <w:id w:val="83022599"/>
          <w:tag w:val="goog_rdk_180"/>
        </w:sdtPr>
        <w:sdtContent>
          <w:ins w:author="Thaker, Vidhu V." w:id="96" w:date="2026-02-17T15:56:00Z">
            <w:r w:rsidDel="00000000" w:rsidR="00000000" w:rsidRPr="00000000">
              <w:rPr>
                <w:rtl w:val="0"/>
              </w:rPr>
              <w:t xml:space="preserve"> </w:t>
            </w:r>
          </w:ins>
        </w:sdtContent>
      </w:sdt>
      <w:sdt>
        <w:sdtPr>
          <w:id w:val="-1194328195"/>
          <w:tag w:val="goog_rdk_181"/>
        </w:sdtPr>
        <w:sdtContent>
          <w:del w:author="Thaker, Vidhu V." w:id="96" w:date="2026-02-17T15:56:00Z">
            <w:r w:rsidDel="00000000" w:rsidR="00000000" w:rsidRPr="00000000">
              <w:rPr>
                <w:rtl w:val="0"/>
              </w:rPr>
              <w:delText xml:space="preserve">—</w:delText>
            </w:r>
          </w:del>
        </w:sdtContent>
      </w:sdt>
      <w:r w:rsidDel="00000000" w:rsidR="00000000" w:rsidRPr="00000000">
        <w:rPr>
          <w:rtl w:val="0"/>
        </w:rPr>
        <w:t xml:space="preserve">cannot be excluded. </w:t>
      </w:r>
      <w:sdt>
        <w:sdtPr>
          <w:id w:val="-905994513"/>
          <w:tag w:val="goog_rdk_182"/>
        </w:sdtPr>
        <w:sdtContent>
          <w:del w:author="Thaker, Vidhu V." w:id="97" w:date="2026-02-17T15:56:00Z">
            <w:r w:rsidDel="00000000" w:rsidR="00000000" w:rsidRPr="00000000">
              <w:rPr>
                <w:rtl w:val="0"/>
              </w:rPr>
              <w:delText xml:space="preserve">Fourth</w:delText>
            </w:r>
          </w:del>
        </w:sdtContent>
      </w:sdt>
      <w:sdt>
        <w:sdtPr>
          <w:id w:val="-275652675"/>
          <w:tag w:val="goog_rdk_183"/>
        </w:sdtPr>
        <w:sdtContent>
          <w:ins w:author="Thaker, Vidhu V." w:id="97" w:date="2026-02-17T15:56:00Z">
            <w:r w:rsidDel="00000000" w:rsidR="00000000" w:rsidRPr="00000000">
              <w:rPr>
                <w:rtl w:val="0"/>
              </w:rPr>
              <w:t xml:space="preserve">Fifth</w:t>
            </w:r>
          </w:ins>
        </w:sdtContent>
      </w:sdt>
      <w:r w:rsidDel="00000000" w:rsidR="00000000" w:rsidRPr="00000000">
        <w:rPr>
          <w:rtl w:val="0"/>
        </w:rPr>
        <w:t xml:space="preserve">, the absence of concurrent gut microbiome and bile acid profiling limits mechanistic insight into host–microbiome interactions. </w:t>
      </w:r>
      <w:sdt>
        <w:sdtPr>
          <w:id w:val="1746616837"/>
          <w:tag w:val="goog_rdk_184"/>
        </w:sdtPr>
        <w:sdtContent>
          <w:del w:author="Thaker, Vidhu V." w:id="98" w:date="2026-02-17T15:57:00Z"/>
          <w:sdt>
            <w:sdtPr>
              <w:id w:val="1852629914"/>
              <w:tag w:val="goog_rdk_185"/>
            </w:sdtPr>
            <w:sdtContent>
              <w:commentRangeStart w:id="44"/>
            </w:sdtContent>
          </w:sdt>
          <w:del w:author="Thaker, Vidhu V." w:id="98" w:date="2026-02-17T15:57:00Z">
            <w:r w:rsidDel="00000000" w:rsidR="00000000" w:rsidRPr="00000000">
              <w:rPr>
                <w:rtl w:val="0"/>
              </w:rPr>
              <w:delText xml:space="preserve">Fifth</w:delText>
            </w:r>
          </w:del>
        </w:sdtContent>
      </w:sdt>
      <w:sdt>
        <w:sdtPr>
          <w:id w:val="914588211"/>
          <w:tag w:val="goog_rdk_186"/>
        </w:sdtPr>
        <w:sdtContent>
          <w:ins w:author="Thaker, Vidhu V." w:id="98" w:date="2026-02-17T15:57:00Z">
            <w:r w:rsidDel="00000000" w:rsidR="00000000" w:rsidRPr="00000000">
              <w:rPr>
                <w:rtl w:val="0"/>
              </w:rPr>
              <w:t xml:space="preserve">Sixth</w:t>
            </w:r>
          </w:ins>
        </w:sdtContent>
      </w:sdt>
      <w:commentRangeEnd w:id="44"/>
      <w:r w:rsidDel="00000000" w:rsidR="00000000" w:rsidRPr="00000000">
        <w:commentReference w:id="44"/>
      </w:r>
      <w:r w:rsidDel="00000000" w:rsidR="00000000" w:rsidRPr="00000000">
        <w:rPr>
          <w:rtl w:val="0"/>
        </w:rPr>
        <w:t xml:space="preserve">, causal inference cannot be drawn from metabolite associations alone, and it remains unclear whether the identified metabolites drive, reflect, or buffer weight change. Finally, while the MetRS was tested in a post-surgical cohort, the lack of preoperative samples in that setting precludes temporal resolution of its dynamics. </w:t>
      </w:r>
    </w:p>
    <w:p w:rsidR="00000000" w:rsidDel="00000000" w:rsidP="00000000" w:rsidRDefault="00000000" w:rsidRPr="00000000" w14:paraId="00000029">
      <w:pPr>
        <w:spacing w:after="280" w:before="280" w:line="480" w:lineRule="auto"/>
        <w:rPr/>
      </w:pPr>
      <w:r w:rsidDel="00000000" w:rsidR="00000000" w:rsidRPr="00000000">
        <w:rPr>
          <w:rtl w:val="0"/>
        </w:rPr>
        <w:t xml:space="preserve">Despite these limitations, our findings suggest that preoperative metabolomic profiling may improve risk stratification beyond traditional clinical predictors. The implicated pathways</w:t>
      </w:r>
      <w:sdt>
        <w:sdtPr>
          <w:id w:val="1611336985"/>
          <w:tag w:val="goog_rdk_187"/>
        </w:sdtPr>
        <w:sdtContent>
          <w:ins w:author="Thaker, Vidhu V." w:id="99" w:date="2026-03-23T04:49:00Z">
            <w:r w:rsidDel="00000000" w:rsidR="00000000" w:rsidRPr="00000000">
              <w:rPr>
                <w:rtl w:val="0"/>
              </w:rPr>
              <w:t xml:space="preserve"> </w:t>
            </w:r>
          </w:ins>
        </w:sdtContent>
      </w:sdt>
      <w:sdt>
        <w:sdtPr>
          <w:id w:val="-1223256886"/>
          <w:tag w:val="goog_rdk_188"/>
        </w:sdtPr>
        <w:sdtContent>
          <w:del w:author="Salem, Rany" w:id="100" w:date="2026-04-09T22:20:00Z">
            <w:r w:rsidDel="00000000" w:rsidR="00000000" w:rsidRPr="00000000">
              <w:rPr>
                <w:rtl w:val="0"/>
              </w:rPr>
              <w:delText xml:space="preserve">including fatty acid oxidation, redox and one-carbon metabolism, and microbial xenobiotic processing </w:delText>
            </w:r>
          </w:del>
        </w:sdtContent>
      </w:sdt>
      <w:r w:rsidDel="00000000" w:rsidR="00000000" w:rsidRPr="00000000">
        <w:rPr>
          <w:rtl w:val="0"/>
        </w:rPr>
        <w:t xml:space="preserve">are biologically plausible</w:t>
      </w:r>
      <w:sdt>
        <w:sdtPr>
          <w:id w:val="-435556296"/>
          <w:tag w:val="goog_rdk_189"/>
        </w:sdtPr>
        <w:sdtContent>
          <w:ins w:author="Thaker, Vidhu V." w:id="101" w:date="2026-03-23T04:49:00Z">
            <w:r w:rsidDel="00000000" w:rsidR="00000000" w:rsidRPr="00000000">
              <w:rPr>
                <w:rtl w:val="0"/>
              </w:rPr>
              <w:t xml:space="preserve">,</w:t>
            </w:r>
          </w:ins>
        </w:sdtContent>
      </w:sdt>
      <w:r w:rsidDel="00000000" w:rsidR="00000000" w:rsidRPr="00000000">
        <w:rPr>
          <w:rtl w:val="0"/>
        </w:rPr>
        <w:t xml:space="preserve"> and in some cases</w:t>
      </w:r>
      <w:sdt>
        <w:sdtPr>
          <w:id w:val="-624582773"/>
          <w:tag w:val="goog_rdk_190"/>
        </w:sdtPr>
        <w:sdtContent>
          <w:ins w:author="Thaker, Vidhu V." w:id="102" w:date="2026-03-23T04:49:00Z">
            <w:r w:rsidDel="00000000" w:rsidR="00000000" w:rsidRPr="00000000">
              <w:rPr>
                <w:rtl w:val="0"/>
              </w:rPr>
              <w:t xml:space="preserve">,</w:t>
            </w:r>
          </w:ins>
        </w:sdtContent>
      </w:sdt>
      <w:r w:rsidDel="00000000" w:rsidR="00000000" w:rsidRPr="00000000">
        <w:rPr>
          <w:rtl w:val="0"/>
        </w:rPr>
        <w:t xml:space="preserve"> modifiable via diet, microbiome-targeted therapies, or metabolic interventions. The association of MetRS components with genetic loci further underscores a heritable component to metabolic resilience after surgery.</w:t>
      </w:r>
    </w:p>
    <w:p w:rsidR="00000000" w:rsidDel="00000000" w:rsidP="00000000" w:rsidRDefault="00000000" w:rsidRPr="00000000" w14:paraId="0000002A">
      <w:pPr>
        <w:spacing w:after="280" w:before="280" w:line="480" w:lineRule="auto"/>
        <w:rPr/>
      </w:pPr>
      <w:r w:rsidDel="00000000" w:rsidR="00000000" w:rsidRPr="00000000">
        <w:rPr>
          <w:rtl w:val="0"/>
        </w:rPr>
        <w:t xml:space="preserve">These findings advance the concept of precision bariatrics: tailoring perioperative management and long-term follow-up based on individualized molecular risk. To realize this vision, further validation of metabolite-based risk scores in larger and more varied populations is essential, alongside mechanistic studies to clarify the underlying biological pathways. In clinical practice, implementation could begin with a preoperative screening algorithm incorporating the MetRS, derived from a fasting blood sample obtained during routine evaluation. High-risk individuals may benefit from intensified perioperative counseling, closer post-operative surveillance, and early behavioral or pharmacologic support. As genomic studies of weight regain emerge, integrating genetic data could further refine risk prediction, especially in younger patients or clinically ambiguous cases. Finally, development of a focused clinical assay targeting validated metabolites could support broader use of this strategy across bariatric centers. Together, these steps outline a scalable framework for integrating metabolic profiling into surgical risk stratification and advancing personalized obesity care.</w:t>
      </w:r>
    </w:p>
    <w:sdt>
      <w:sdtPr>
        <w:id w:val="1818531203"/>
        <w:tag w:val="goog_rdk_193"/>
      </w:sdtPr>
      <w:sdtContent>
        <w:p w:rsidR="00000000" w:rsidDel="00000000" w:rsidP="00000000" w:rsidRDefault="00000000" w:rsidRPr="00000000" w14:paraId="0000002B">
          <w:pPr>
            <w:rPr>
              <w:ins w:author="Thaker, Vidhu V." w:id="103" w:date="2026-02-17T17:07:00Z"/>
              <w:b w:val="1"/>
              <w:bCs w:val="1"/>
              <w:sz w:val="36"/>
              <w:szCs w:val="36"/>
            </w:rPr>
          </w:pPr>
          <w:sdt>
            <w:sdtPr>
              <w:id w:val="1355078475"/>
              <w:tag w:val="goog_rdk_192"/>
            </w:sdtPr>
            <w:sdtContent>
              <w:ins w:author="Thaker, Vidhu V." w:id="103" w:date="2026-02-17T17:07:00Z">
                <w:r w:rsidDel="00000000" w:rsidR="00000000" w:rsidRPr="00000000">
                  <w:br w:type="page"/>
                </w:r>
                <w:r w:rsidDel="00000000" w:rsidR="00000000" w:rsidRPr="00000000">
                  <w:rPr>
                    <w:rtl w:val="0"/>
                  </w:rPr>
                </w:r>
              </w:ins>
            </w:sdtContent>
          </w:sdt>
        </w:p>
      </w:sdtContent>
    </w:sdt>
    <w:p w:rsidR="00000000" w:rsidDel="00000000" w:rsidP="00000000" w:rsidRDefault="00000000" w:rsidRPr="00000000" w14:paraId="0000002C">
      <w:pPr>
        <w:pStyle w:val="Heading1"/>
        <w:spacing w:after="120" w:before="12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STAR Methods </w:t>
      </w:r>
    </w:p>
    <w:p w:rsidR="00000000" w:rsidDel="00000000" w:rsidP="00000000" w:rsidRDefault="00000000" w:rsidRPr="00000000" w14:paraId="0000002D">
      <w:pPr>
        <w:pStyle w:val="Heading2"/>
        <w:spacing w:after="120" w:before="12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RESOURCE AVAILABILITY</w:t>
      </w:r>
    </w:p>
    <w:p w:rsidR="00000000" w:rsidDel="00000000" w:rsidP="00000000" w:rsidRDefault="00000000" w:rsidRPr="00000000" w14:paraId="0000002E">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Lead contact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information and requests for resources should be directed to and will be fulfilled by the lead contact, Vidhu V. Thaker (vvt2114@cumc.columbia.edu).</w:t>
      </w:r>
    </w:p>
    <w:p w:rsidR="00000000" w:rsidDel="00000000" w:rsidP="00000000" w:rsidRDefault="00000000" w:rsidRPr="00000000" w14:paraId="00000030">
      <w:pPr>
        <w:pStyle w:val="Heading3"/>
        <w:spacing w:after="120" w:before="120" w:line="480" w:lineRule="auto"/>
        <w:rPr>
          <w:color w:val="000000"/>
          <w:sz w:val="24"/>
          <w:szCs w:val="24"/>
        </w:rPr>
      </w:pPr>
      <w:r w:rsidDel="00000000" w:rsidR="00000000" w:rsidRPr="00000000">
        <w:rPr>
          <w:color w:val="000000"/>
          <w:sz w:val="24"/>
          <w:szCs w:val="24"/>
          <w:rtl w:val="0"/>
        </w:rPr>
        <w:t xml:space="preserve">Materials availability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did not generate new unique reagents.</w:t>
      </w:r>
    </w:p>
    <w:p w:rsidR="00000000" w:rsidDel="00000000" w:rsidP="00000000" w:rsidRDefault="00000000" w:rsidRPr="00000000" w14:paraId="00000032">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Data and code availability</w:t>
      </w:r>
    </w:p>
    <w:p w:rsidR="00000000" w:rsidDel="00000000" w:rsidP="00000000" w:rsidRDefault="00000000" w:rsidRPr="00000000" w14:paraId="00000033">
      <w:pPr>
        <w:numPr>
          <w:ilvl w:val="0"/>
          <w:numId w:val="1"/>
        </w:numPr>
        <w:spacing w:after="120" w:before="120" w:line="480" w:lineRule="auto"/>
        <w:ind w:left="720" w:hanging="360"/>
        <w:rPr/>
      </w:pPr>
      <w:r w:rsidDel="00000000" w:rsidR="00000000" w:rsidRPr="00000000">
        <w:rPr>
          <w:rtl w:val="0"/>
        </w:rPr>
        <w:t xml:space="preserve">Summary-level data and code supporting the findings are available upon request from the corresponding authors.</w:t>
      </w:r>
    </w:p>
    <w:p w:rsidR="00000000" w:rsidDel="00000000" w:rsidP="00000000" w:rsidRDefault="00000000" w:rsidRPr="00000000" w14:paraId="00000034">
      <w:pPr>
        <w:numPr>
          <w:ilvl w:val="0"/>
          <w:numId w:val="1"/>
        </w:numPr>
        <w:spacing w:after="120" w:before="120" w:line="480" w:lineRule="auto"/>
        <w:ind w:left="720" w:hanging="360"/>
        <w:rPr/>
      </w:pPr>
      <w:r w:rsidDel="00000000" w:rsidR="00000000" w:rsidRPr="00000000">
        <w:rPr>
          <w:rtl w:val="0"/>
        </w:rPr>
        <w:t xml:space="preserve">Genotypic and phenotypic data from the Framingham Heart Study are publicly available via dbGaP (accession: phs000007).</w:t>
      </w:r>
    </w:p>
    <w:p w:rsidR="00000000" w:rsidDel="00000000" w:rsidP="00000000" w:rsidRDefault="00000000" w:rsidRPr="00000000" w14:paraId="00000035">
      <w:pPr>
        <w:numPr>
          <w:ilvl w:val="0"/>
          <w:numId w:val="1"/>
        </w:numPr>
        <w:spacing w:after="120" w:before="120" w:line="480" w:lineRule="auto"/>
        <w:ind w:left="720" w:hanging="360"/>
        <w:rPr/>
      </w:pPr>
      <w:r w:rsidDel="00000000" w:rsidR="00000000" w:rsidRPr="00000000">
        <w:rPr>
          <w:rtl w:val="0"/>
        </w:rPr>
        <w:t xml:space="preserve">Code for MetRS calculation, cross-validation, and GWAS analyses has been deposited at [GitHub] and is publicly available as of the date of publication. DOIs are listed in the key resources table.</w:t>
      </w:r>
    </w:p>
    <w:p w:rsidR="00000000" w:rsidDel="00000000" w:rsidP="00000000" w:rsidRDefault="00000000" w:rsidRPr="00000000" w14:paraId="00000036">
      <w:pPr>
        <w:numPr>
          <w:ilvl w:val="0"/>
          <w:numId w:val="1"/>
        </w:numPr>
        <w:spacing w:after="120" w:before="120" w:line="480" w:lineRule="auto"/>
        <w:ind w:left="720" w:hanging="360"/>
        <w:rPr/>
      </w:pPr>
      <w:r w:rsidDel="00000000" w:rsidR="00000000" w:rsidRPr="00000000">
        <w:rPr>
          <w:rtl w:val="0"/>
        </w:rPr>
        <w:t xml:space="preserve">Any additional information required to reanalyze the data reported in this paper is available from the lead contact upon request.</w:t>
      </w:r>
    </w:p>
    <w:p w:rsidR="00000000" w:rsidDel="00000000" w:rsidP="00000000" w:rsidRDefault="00000000" w:rsidRPr="00000000" w14:paraId="00000037">
      <w:pPr>
        <w:pStyle w:val="Heading2"/>
        <w:spacing w:after="120" w:before="12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EXPERIMENTAL MODEL AND STUDY PARTICIPANT DETAILS</w:t>
      </w:r>
    </w:p>
    <w:sdt>
      <w:sdtPr>
        <w:id w:val="-699865920"/>
        <w:tag w:val="goog_rdk_195"/>
      </w:sdtPr>
      <w:sdtContent>
        <w:p w:rsidR="00000000" w:rsidDel="00000000" w:rsidP="00000000" w:rsidRDefault="00000000" w:rsidRPr="00000000" w14:paraId="00000038">
          <w:pPr>
            <w:pStyle w:val="Heading3"/>
            <w:spacing w:after="120" w:before="120" w:line="480" w:lineRule="auto"/>
            <w:rPr>
              <w:ins w:author="Thaker, Vidhu V." w:id="104" w:date="2026-02-17T17:15:00Z"/>
              <w:color w:val="000000"/>
              <w:sz w:val="24"/>
              <w:szCs w:val="24"/>
            </w:rPr>
          </w:pPr>
          <w:r w:rsidDel="00000000" w:rsidR="00000000" w:rsidRPr="00000000">
            <w:rPr>
              <w:color w:val="000000"/>
              <w:sz w:val="24"/>
              <w:szCs w:val="24"/>
              <w:rtl w:val="0"/>
            </w:rPr>
            <w:t xml:space="preserve">Human participants</w:t>
          </w:r>
          <w:sdt>
            <w:sdtPr>
              <w:id w:val="-1153847891"/>
              <w:tag w:val="goog_rdk_194"/>
            </w:sdtPr>
            <w:sdtContent>
              <w:ins w:author="Thaker, Vidhu V." w:id="104" w:date="2026-02-17T17:15:00Z">
                <w:r w:rsidDel="00000000" w:rsidR="00000000" w:rsidRPr="00000000">
                  <w:rPr>
                    <w:rtl w:val="0"/>
                  </w:rPr>
                </w:r>
              </w:ins>
            </w:sdtContent>
          </w:sdt>
        </w:p>
      </w:sdtContent>
    </w:sdt>
    <w:p w:rsidR="00000000" w:rsidDel="00000000" w:rsidP="00000000" w:rsidRDefault="00000000" w:rsidRPr="00000000" w14:paraId="00000039">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Discovery cohort</w:t>
      </w:r>
      <w:sdt>
        <w:sdtPr>
          <w:id w:val="-821166213"/>
          <w:tag w:val="goog_rdk_196"/>
        </w:sdtPr>
        <w:sdtContent>
          <w:ins w:author="Thaker, Vidhu V." w:id="105" w:date="2026-03-23T04:52:00Z">
            <w:r w:rsidDel="00000000" w:rsidR="00000000" w:rsidRPr="00000000">
              <w:rPr>
                <w:b w:val="1"/>
                <w:bCs w:val="1"/>
                <w:color w:val="000000"/>
                <w:sz w:val="24"/>
                <w:szCs w:val="24"/>
                <w:rtl w:val="0"/>
              </w:rPr>
              <w:t xml:space="preserve">: Longitudinal Assessment of Bariatric Surgery</w:t>
            </w:r>
          </w:ins>
        </w:sdtContent>
      </w:sdt>
      <w:r w:rsidDel="00000000" w:rsidR="00000000" w:rsidRPr="00000000">
        <w:rPr>
          <w:b w:val="1"/>
          <w:bCs w:val="1"/>
          <w:color w:val="000000"/>
          <w:sz w:val="24"/>
          <w:szCs w:val="24"/>
          <w:rtl w:val="0"/>
        </w:rPr>
        <w:t xml:space="preserve"> (LABS-2)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discovery cohort was drawn from the Longitudinal Assessment of Bariatric Surgery (LABS-2) study, a prospective, multicenter observational cohort conducted at 10 US hospitals across 6 clinical centers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25-27</w:t>
      </w:r>
      <w:sdt>
        <w:sdtPr>
          <w:id w:val="-615678444"/>
          <w:tag w:val="goog_rdk_19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Adults (≥18 years) undergoing bariatric surgery as part of routine clinical care were recruited between 2006 and 2009. </w:t>
          </w:r>
        </w:sdtContent>
      </w:sdt>
      <w:sdt>
        <w:sdtPr>
          <w:id w:val="955121135"/>
          <w:tag w:val="goog_rdk_197"/>
        </w:sdtPr>
        <w:sdtContent>
          <w:commentRangeStart w:id="45"/>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analysis included 1,590 participants who underwent Roux-en-Y gastric bypass (RYGB) with complete 7-year follow-up weight data and available baseline fasting plasma samples.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Demographics: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Influence of sex on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Weight trajectories did not differ by sex (Supplemental Fig. 3). </w:t>
      </w:r>
      <w:sdt>
        <w:sdtPr>
          <w:id w:val="-2078701343"/>
          <w:tag w:val="goog_rdk_199"/>
        </w:sdtPr>
        <w:sdtContent>
          <w:commentRangeStart w:id="46"/>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that 82.5% of participants were female, the study was not powered to detect sex-specific metabolite associations, which represents a limitation of the current analysis.</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p>
    <w:p w:rsidR="00000000" w:rsidDel="00000000" w:rsidP="00000000" w:rsidRDefault="00000000" w:rsidRPr="00000000" w14:paraId="0000003E">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Post-RYGB clinical cohort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prospective cohort, recruited at Brigham and Women's Hospital (Boston, MA, USA), included individuals who had undergone RYGB at least five years prior and were evaluated 5–10 years postoperatively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28</w:t>
      </w:r>
      <w:sdt>
        <w:sdtPr>
          <w:id w:val="2002114535"/>
          <w:tag w:val="goog_rdk_20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Participants with weight regain — defined as ≥20% regain of maximum weight loss, calculated as [(current weight − nadir weight)/(initial weight − nadir weight)] — were identified (n=21) and matched to individuals with sustained weight loss (n=14) based on age, sex, preoperative BMI, and comorbidity burden. Exclusion criteria included active psychiatric illness, major anatomical complications, and current use of anti-obesity medications.</w:t>
          </w:r>
        </w:sdtContent>
      </w:sdt>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sdt>
        <w:sdtPr>
          <w:id w:val="862786732"/>
          <w:tag w:val="goog_rdk_201"/>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106" w:date="2026-03-23T05:41: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Add sex, age, race/ethnicity breakdown for this cohort</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study was approved by the IRB at Brigham and Women's Hospital and Boston Children's Hospital, and written informed consent was obtained.</w:t>
      </w:r>
    </w:p>
    <w:p w:rsidR="00000000" w:rsidDel="00000000" w:rsidP="00000000" w:rsidRDefault="00000000" w:rsidRPr="00000000" w14:paraId="00000041">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Estonian Biobank cohort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09617964"/>
          <w:tag w:val="goog_rdk_20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This external dataset was derived from the Estonian Biobank at the University of Tartu and included 200 individuals from the extremes of the BMI distribution: 100 lean (BMI &lt; 20 kg/m²) and 100 with obesity (BMI &gt; 34 kg/m²), matched by age, sex, and fasting duration (≥4 hours) (ref 29). Individuals with pregnancy, anorexia, or known wasting illnesses were excluded.</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sdt>
        <w:sdtPr>
          <w:id w:val="-497607634"/>
          <w:tag w:val="goog_rdk_203"/>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107" w:date="2026-03-23T05:41: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Add sex, age, race/ethnicity breakdown</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study was approved under the University of Tartu biobank protocol.</w:t>
      </w:r>
    </w:p>
    <w:p w:rsidR="00000000" w:rsidDel="00000000" w:rsidP="00000000" w:rsidRDefault="00000000" w:rsidRPr="00000000" w14:paraId="00000044">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Framingham Heart Study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the Framingham Heart Study (FHS), a prospective cohort study of CVD risk factors, was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sdt>
        <w:sdtPr>
          <w:id w:val="-1423463719"/>
          <w:tag w:val="goog_rdk_204"/>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108" w:date="2026-03-23T05:41: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Add sex, age, ancestry breakdown for the 1,613 FHS participants</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pStyle w:val="Heading2"/>
        <w:spacing w:after="120" w:before="12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 DETAILS</w:t>
      </w:r>
    </w:p>
    <w:p w:rsidR="00000000" w:rsidDel="00000000" w:rsidP="00000000" w:rsidRDefault="00000000" w:rsidRPr="00000000" w14:paraId="00000048">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Study design and sampling strategy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integrates data from four cohorts to discover, evaluate, and assess the genetic basis of metabolomic predictors of long-term weight change following bariatric surgery.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Extreme-phenotype sampling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the cost of untargeted metabolomic profiling and the pilot nature of this investigation, we employed an extreme-phenotype sampling design, restricting metabolomic analysis to individuals at the </w:t>
      </w:r>
      <w:sdt>
        <w:sdtPr>
          <w:id w:val="-2000054712"/>
          <w:tag w:val="goog_rdk_205"/>
        </w:sdtPr>
        <w:sdtContent>
          <w:commentRangeStart w:id="47"/>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tails of the long-term weight trajectory distribution</w:t>
      </w:r>
      <w:commentRangeEnd w:id="47"/>
      <w:r w:rsidDel="00000000" w:rsidR="00000000" w:rsidRPr="00000000">
        <w:commentReference w:id="4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approach, well-established in biomarker discovery and genetic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31,32,61,62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enhances statistical power to detect metabolite associations by maximizing phenotypic contrast between groups, particularly when profiling costs preclude whole-cohort analysis.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size rationale: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31</w:t>
      </w:r>
      <w:sdt>
        <w:sdtPr>
          <w:id w:val="1232893401"/>
          <w:tag w:val="goog_rdk_20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sdtContent>
      </w:sdt>
    </w:p>
    <w:p w:rsidR="00000000" w:rsidDel="00000000" w:rsidP="00000000" w:rsidRDefault="00000000" w:rsidRPr="00000000" w14:paraId="0000004C">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Weight trajectory classification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 (</w:t>
      </w:r>
      <w:sdt>
        <w:sdtPr>
          <w:id w:val="-1282915927"/>
          <w:tag w:val="goog_rdk_207"/>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Change w:author="Salem, Rany" w:id="109" w:date="2026-04-09T22:4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Brethauer et al. 2015, ref 30)</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rsidR="00000000" w:rsidDel="00000000" w:rsidP="00000000" w:rsidRDefault="00000000" w:rsidRPr="00000000" w14:paraId="0000004E">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Propensity score matching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48415689"/>
          <w:tag w:val="goog_rdk_20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Among the 1,539 participants with complete 7-year weight data and baseline plasma samples, individuals in the sustained weight loss group (n=80) — defined as those maintaining ≥50% EBW loss at year 5 — were matched 1:1 using propensity scores to the weight regain group (n=80), comprising individuals who initially lost weight but subsequently regained ≥20% of maximum weight lost. Matching was performed on baseline age, sex, baseline BMI, and renal function.</w:t>
          </w:r>
        </w:sdtContent>
      </w:sdt>
    </w:p>
    <w:p w:rsidR="00000000" w:rsidDel="00000000" w:rsidP="00000000" w:rsidRDefault="00000000" w:rsidRPr="00000000" w14:paraId="00000050">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Weight change trajectory modeling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Non-linear trajectories of EBW were modeled using the broken-stick model implemented in the brokenstick R package (v2.0.0), which implements linear B-splines with knots placed at 6, 12, and 24 months. The model included time as the predictor and EBW as the outcome, with random intercepts and slopes allowing individual-specific trajectory estimation. Model-generated EBW predictions were compared to observed weight data to assess fit. Predicted EBW values were used to calculate percent change from baseline at five years post-surgery.</w:t>
      </w:r>
    </w:p>
    <w:p w:rsidR="00000000" w:rsidDel="00000000" w:rsidP="00000000" w:rsidRDefault="00000000" w:rsidRPr="00000000" w14:paraId="00000052">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Metabolite profiling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47622972"/>
          <w:tag w:val="goog_rdk_20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Pre-surgery baseline fasting LABS-2 plasma samples were processed within 2 hours of collection and stored at −80°C. LC-MS (Q Exactive; Thermo Scientific) was used to profile metabolites across four chemical modes: (a) amines and polar metabolites (HILIC positive; e.g., amino acids, dipeptides); (b) central carbon metabolites (HILIC negative; e.g., sugars, sugar phosphates, organic acids); (c) free fatty acids and intermediates (C18 negative; e.g., bile acids); and (d) lipids (C8 positive; e.g., phospholipids, sphingomyelins, glycerides).</w:t>
          </w:r>
        </w:sdtContent>
      </w:sdt>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Samples were randomized across batches and interspersed with pooled QC samples. Progenesis CoMet v2.0 was used for peak detection and integration; metabolite identities were verified using TraceFinder v3.1 against authentic standards. Metabolites were excluded if they showed &gt;25% missingness, coefficient of variation &gt;20% in pooled QC samples, or missingness correlated with batch. Of 786 initially detected features, 591 unique compounds remained after collapsing redundancies across modes, and 541 high-confidence metabolites were retained after QC exclusions. </w:t>
      </w:r>
      <w:sdt>
        <w:sdtPr>
          <w:id w:val="1329642678"/>
          <w:tag w:val="goog_rdk_210"/>
        </w:sdtPr>
        <w:sdtContent>
          <w:commentRangeStart w:id="48"/>
        </w:sdtContent>
      </w:sdt>
      <w:sdt>
        <w:sdtPr>
          <w:id w:val="-827216013"/>
          <w:tag w:val="goog_rdk_211"/>
        </w:sdtPr>
        <w:sdtContent>
          <w:commentRangeStart w:id="49"/>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samples failed QC.</w:t>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p>
    <w:p w:rsidR="00000000" w:rsidDel="00000000" w:rsidP="00000000" w:rsidRDefault="00000000" w:rsidRPr="00000000" w14:paraId="00000056">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Data preprocessing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Metabolite concentrations were log-transformed and adjusted for relevant covariates, including age, sex, race, fasting time, baseline BMI, diabetes, and smoking. Missing values were imputed using the MICE package (v3.1) with three separate imputations; the median value across imputations was used to preserve data integrity while minimizing stochastic variability. Residuals were transformed using a rank-based inverse normal transformation. This preprocessing and normalization strategy was applied uniformly across all cohorts.</w:t>
      </w:r>
    </w:p>
    <w:p w:rsidR="00000000" w:rsidDel="00000000" w:rsidP="00000000" w:rsidRDefault="00000000" w:rsidRPr="00000000" w14:paraId="00000058">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Metabolite risk score</w:t>
      </w:r>
      <w:sdt>
        <w:sdtPr>
          <w:id w:val="339290480"/>
          <w:tag w:val="goog_rdk_212"/>
        </w:sdtPr>
        <w:sdtContent>
          <w:ins w:author="Thaker, Vidhu V." w:id="110" w:date="2026-03-23T05:00:00Z">
            <w:r w:rsidDel="00000000" w:rsidR="00000000" w:rsidRPr="00000000">
              <w:rPr>
                <w:b w:val="1"/>
                <w:bCs w:val="1"/>
                <w:color w:val="000000"/>
                <w:sz w:val="24"/>
                <w:szCs w:val="24"/>
                <w:rtl w:val="0"/>
              </w:rPr>
              <w:t xml:space="preserve"> (MetRS)</w:t>
            </w:r>
          </w:ins>
        </w:sdtContent>
      </w:sdt>
      <w:r w:rsidDel="00000000" w:rsidR="00000000" w:rsidRPr="00000000">
        <w:rPr>
          <w:b w:val="1"/>
          <w:bCs w:val="1"/>
          <w:color w:val="000000"/>
          <w:sz w:val="24"/>
          <w:szCs w:val="24"/>
          <w:rtl w:val="0"/>
        </w:rPr>
        <w:t xml:space="preserve"> construction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w:t>
      </w:r>
      <w:sdt>
        <w:sdtPr>
          <w:id w:val="-605758757"/>
          <w:tag w:val="goog_rdk_213"/>
        </w:sdtPr>
        <w:sdtContent>
          <w:ins w:author="Thaker, Vidhu V." w:id="111" w:date="2026-03-23T05:01: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performance was evaluated using repeated 10-fold cross validation (100 iterations) and bootstrap resampling to assess the stability of variable selection. In bootstrap analysis (1,000 iterations), the stepwise procedure was repeated on resample</w:t>
            </w:r>
            <w:sdt>
              <w:sdtPr>
                <w:id w:val="-49865187"/>
                <w:tag w:val="goog_rdk_214"/>
              </w:sdtPr>
              <w:sdtContent>
                <w:del w:author="Salem, Rany" w:id="112" w:date="2026-04-09T22:45: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datasets to quantify how frequently each metabolite was selected; metabolites appearing in &gt;50% of iterations were considered stable. </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Sensitivity analyses using LASSO regression were conducted to confirm the robustness of selected features</w:t>
      </w:r>
      <w:sdt>
        <w:sdtPr>
          <w:id w:val="-1744409373"/>
          <w:tag w:val="goog_rdk_215"/>
        </w:sdtPr>
        <w:sdtContent>
          <w:ins w:author="Thaker, Vidhu V." w:id="113" w:date="2026-03-23T05:03: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stability of the MetRS was further assessed by computing reduced versions of the score (MetRS-10 and MetRS-8) in the discovery cohort, restricted to metabolites available in each replication platform, to confirm that reduced scores retained discriminative ability. </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829549633"/>
          <w:tag w:val="goog_rdk_216"/>
        </w:sdtPr>
        <w:sdtContent>
          <w:ins w:author="Thaker, Vidhu V." w:id="114" w:date="2026-03-23T05:05: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Biological relevance of the final metabolite panel was assessed through targeted literature review. </w:t>
            </w:r>
          </w:ins>
        </w:sdtContent>
      </w:sdt>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MetRS was computed for each participant as a weighted linear combination of standardized metabolite levels:</w:t>
      </w:r>
    </w:p>
    <w:p w:rsidR="00000000" w:rsidDel="00000000" w:rsidP="00000000" w:rsidRDefault="00000000" w:rsidRPr="00000000" w14:paraId="0000005B">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MetRS = </m:t>
        </m:r>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nary>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w:sdt>
              <w:sdtPr>
                <w:id w:val="1851545969"/>
                <w:tag w:val="goog_rdk_218"/>
              </w:sdtPr>
              <w:sdtContent>
                <w:ins w:author="Salem, Rany" w:id="115" w:date="2026-04-08T21:34: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w:ins>
              </w:sdtContent>
            </w:sdt>
            <m:r>
              <w:rPr>
                <w:rFonts w:ascii="Cambria Math" w:cs="Cambria Math" w:eastAsia="Cambria Math" w:hAnsi="Cambria Math"/>
                <w:b w:val="0"/>
                <w:bCs w:val="0"/>
                <w:i w:val="0"/>
                <w:iCs w:val="0"/>
                <w:smallCaps w:val="0"/>
                <w:strike w:val="0"/>
                <w:color w:val="000000"/>
                <w:sz w:val="24"/>
                <w:szCs w:val="24"/>
                <w:u w:val="none"/>
                <w:shd w:fill="auto" w:val="clear"/>
                <w:vertAlign w:val="baseline"/>
              </w:rPr>
              <m:t>β</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sdt>
        <w:sdtPr>
          <w:id w:val="623945570"/>
          <w:tag w:val="goog_rdk_217"/>
        </w:sdtPr>
        <w:sdtContent>
          <w:ins w:author="Salem, Rany" w:id="115" w:date="2026-04-08T21:34:00Z"/>
        </w:sdtContent>
      </w:sdt>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w:t>
      </w:r>
      <w:sdt>
        <w:sdtPr>
          <w:id w:val="-1896783715"/>
          <w:tag w:val="goog_rdk_219"/>
        </w:sdtPr>
        <w:sdtContent>
          <w:del w:author="Thaker, Vidhu V." w:id="116" w:date="2026-03-23T05:1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regression coefficient</w:delText>
            </w:r>
          </w:del>
        </w:sdtContent>
      </w:sdt>
      <w:sdt>
        <w:sdtPr>
          <w:id w:val="-1906446873"/>
          <w:tag w:val="goog_rdk_220"/>
        </w:sdtPr>
        <w:sdtContent>
          <w:ins w:author="Thaker, Vidhu V." w:id="116" w:date="2026-03-23T05:1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 estimate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metabolite z-score. Conditional logistic regression was used to evaluate MetRS in conjunction with clinical covariates (age, sex, baseline BMI)</w:t>
      </w:r>
      <w:sdt>
        <w:sdtPr>
          <w:id w:val="31297534"/>
          <w:tag w:val="goog_rdk_221"/>
        </w:sdtPr>
        <w:sdtContent>
          <w:ins w:author="Thaker, Vidhu V." w:id="117" w:date="2026-03-23T05:1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model performance assessed through repeated 10-fold cross-validation</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942878724"/>
          <w:tag w:val="goog_rdk_222"/>
        </w:sdtPr>
        <w:sdtContent>
          <w:ins w:author="Thaker, Vidhu V." w:id="118" w:date="2026-03-23T05:11: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Discriminatory ability was quantified using the c-statistic. </w:t>
            </w:r>
          </w:ins>
        </w:sdtContent>
      </w:sdt>
      <w:r w:rsidDel="00000000" w:rsidR="00000000" w:rsidRPr="00000000">
        <w:rPr>
          <w:rtl w:val="0"/>
        </w:rPr>
      </w:r>
    </w:p>
    <w:p w:rsidR="00000000" w:rsidDel="00000000" w:rsidP="00000000" w:rsidRDefault="00000000" w:rsidRPr="00000000" w14:paraId="0000005D">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External evaluation of MetRS</w:t>
      </w:r>
    </w:p>
    <w:sdt>
      <w:sdtPr>
        <w:id w:val="626446513"/>
        <w:tag w:val="goog_rdk_224"/>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19" w:date="2026-02-17T17:31: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sdt>
            <w:sdtPr>
              <w:id w:val="-1521340527"/>
              <w:tag w:val="goog_rdk_223"/>
            </w:sdtPr>
            <w:sdtContent>
              <w:ins w:author="Thaker, Vidhu V." w:id="119" w:date="2026-02-17T17:31:00Z">
                <w:r w:rsidDel="00000000" w:rsidR="00000000" w:rsidRPr="00000000">
                  <w:rPr>
                    <w:rtl w:val="0"/>
                  </w:rPr>
                </w:r>
              </w:ins>
            </w:sdtContent>
          </w:sdt>
        </w:p>
      </w:sdtContent>
    </w:sd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p>
    <w:p w:rsidR="00000000" w:rsidDel="00000000" w:rsidP="00000000" w:rsidRDefault="00000000" w:rsidRPr="00000000" w14:paraId="00000060">
      <w:pPr>
        <w:pStyle w:val="Heading3"/>
        <w:spacing w:after="120" w:before="120" w:line="480" w:lineRule="auto"/>
        <w:rPr>
          <w:b w:val="1"/>
          <w:bCs w:val="1"/>
          <w:color w:val="000000"/>
          <w:sz w:val="24"/>
          <w:szCs w:val="24"/>
        </w:rPr>
      </w:pPr>
      <w:r w:rsidDel="00000000" w:rsidR="00000000" w:rsidRPr="00000000">
        <w:rPr>
          <w:b w:val="1"/>
          <w:bCs w:val="1"/>
          <w:color w:val="000000"/>
          <w:sz w:val="24"/>
          <w:szCs w:val="24"/>
          <w:rtl w:val="0"/>
        </w:rPr>
        <w:t xml:space="preserve">FHS genotyping and imputation</w:t>
      </w:r>
    </w:p>
    <w:p w:rsidR="00000000" w:rsidDel="00000000" w:rsidP="00000000" w:rsidRDefault="00000000" w:rsidRPr="00000000" w14:paraId="00000061">
      <w:pPr>
        <w:spacing w:after="280" w:before="280" w:line="480" w:lineRule="auto"/>
        <w:rPr/>
      </w:pPr>
      <w:r w:rsidDel="00000000" w:rsidR="00000000" w:rsidRPr="00000000">
        <w:rPr>
          <w:u w:val="single"/>
          <w:rtl w:val="0"/>
        </w:rPr>
        <w:t xml:space="preserve">GWAS Quality control &amp; Imputation:</w:t>
      </w:r>
      <w:r w:rsidDel="00000000" w:rsidR="00000000" w:rsidRPr="00000000">
        <w:rPr>
          <w:rtl w:val="0"/>
        </w:rPr>
        <w:t xml:space="preserve"> A stringent quality control protocol was applied to the FHS genome-wide genotyping data retrieved from dbGaP. The protocol includes removal of subjects with discordant genetics and reported sex, samples that have &gt; 2% missing SNPs, SNPs that have minor allele frequencies &lt; 1%, SNPs that have &gt; 5% missing rate, and samples that have extreme heterozygosity (± 4 SD). The SNP annotations for chromosome and base-pair positions were set to the coordinates of hg19 (GRCh37) via the liftOver tool</w:t>
      </w:r>
      <w:r w:rsidDel="00000000" w:rsidR="00000000" w:rsidRPr="00000000">
        <w:rPr>
          <w:vertAlign w:val="superscript"/>
          <w:rtl w:val="0"/>
        </w:rPr>
        <w:t xml:space="preserve">63</w:t>
      </w:r>
      <w:r w:rsidDel="00000000" w:rsidR="00000000" w:rsidRPr="00000000">
        <w:rPr>
          <w:rtl w:val="0"/>
        </w:rPr>
        <w:t xml:space="preserve">. Pairwise IBD/IBS were calculated and individuals that have excessive matching with other individuals were removed. Principal components analysis was performed with SMARTPCA</w:t>
      </w:r>
      <w:r w:rsidDel="00000000" w:rsidR="00000000" w:rsidRPr="00000000">
        <w:rPr>
          <w:vertAlign w:val="superscript"/>
          <w:rtl w:val="0"/>
        </w:rPr>
        <w:t xml:space="preserve">64</w:t>
      </w:r>
      <w:r w:rsidDel="00000000" w:rsidR="00000000" w:rsidRPr="00000000">
        <w:rPr>
          <w:rtl w:val="0"/>
        </w:rPr>
        <w:t xml:space="preserve"> and each study was projected onto 1000Genomes space. Samples that did not cluster with the expected HapMap European population were removed. SNPs that had excessive plate effects (p &lt; 1 × 10</w:t>
      </w:r>
      <w:sdt>
        <w:sdtPr>
          <w:id w:val="-748594337"/>
          <w:tag w:val="goog_rdk_232"/>
        </w:sdtPr>
        <w:sdtContent>
          <w:r w:rsidDel="00000000" w:rsidR="00000000" w:rsidRPr="00000000">
            <w:rPr>
              <w:rFonts w:ascii="Gungsuh" w:cs="Gungsuh" w:eastAsia="Gungsuh" w:hAnsi="Gungsuh"/>
              <w:vertAlign w:val="superscript"/>
              <w:rtl w:val="0"/>
            </w:rPr>
            <w:t xml:space="preserve">−7</w:t>
          </w:r>
        </w:sdtContent>
      </w:sdt>
      <w:r w:rsidDel="00000000" w:rsidR="00000000" w:rsidRPr="00000000">
        <w:rPr>
          <w:rtl w:val="0"/>
        </w:rPr>
        <w:t xml:space="preserve">) or excessive deviation from Hardy-Weinberg equilibrium (p &lt; 1 × 10</w:t>
      </w:r>
      <w:sdt>
        <w:sdtPr>
          <w:id w:val="-2074802761"/>
          <w:tag w:val="goog_rdk_233"/>
        </w:sdtPr>
        <w:sdtContent>
          <w:r w:rsidDel="00000000" w:rsidR="00000000" w:rsidRPr="00000000">
            <w:rPr>
              <w:rFonts w:ascii="Gungsuh" w:cs="Gungsuh" w:eastAsia="Gungsuh" w:hAnsi="Gungsuh"/>
              <w:vertAlign w:val="superscript"/>
              <w:rtl w:val="0"/>
            </w:rPr>
            <w:t xml:space="preserve">−7</w:t>
          </w:r>
        </w:sdtContent>
      </w:sdt>
      <w:r w:rsidDel="00000000" w:rsidR="00000000" w:rsidRPr="00000000">
        <w:rPr>
          <w:rtl w:val="0"/>
        </w:rPr>
        <w:t xml:space="preserve">) were dropped. The QC protocol was performed with PLINK (v1.07)</w:t>
      </w:r>
      <w:r w:rsidDel="00000000" w:rsidR="00000000" w:rsidRPr="00000000">
        <w:rPr>
          <w:vertAlign w:val="superscript"/>
          <w:rtl w:val="0"/>
        </w:rPr>
        <w:t xml:space="preserve">65</w:t>
      </w:r>
      <w:r w:rsidDel="00000000" w:rsidR="00000000" w:rsidRPr="00000000">
        <w:rPr>
          <w:rtl w:val="0"/>
        </w:rPr>
        <w:t xml:space="preserve"> and custom R and PERL scripts.  </w:t>
      </w:r>
      <w:sdt>
        <w:sdtPr>
          <w:id w:val="-356625888"/>
          <w:tag w:val="goog_rdk_225"/>
        </w:sdtPr>
        <w:sdtContent>
          <w:del w:author="Salem, Rany" w:id="120" w:date="2026-04-09T22:51:00Z">
            <w:r w:rsidDel="00000000" w:rsidR="00000000" w:rsidRPr="00000000">
              <w:rPr>
                <w:rtl w:val="0"/>
              </w:rPr>
              <w:delText xml:space="preserve">Genotypes were phased with SHAPEIT2 (v2.644)</w:delText>
            </w:r>
            <w:r w:rsidDel="00000000" w:rsidR="00000000" w:rsidRPr="00000000">
              <w:rPr>
                <w:vertAlign w:val="superscript"/>
                <w:rtl w:val="0"/>
              </w:rPr>
              <w:delText xml:space="preserve">66</w:delText>
            </w:r>
            <w:r w:rsidDel="00000000" w:rsidR="00000000" w:rsidRPr="00000000">
              <w:rPr>
                <w:rtl w:val="0"/>
              </w:rPr>
              <w:delText xml:space="preserve"> and imputed with IMPUTE2 (v2.3)</w:delText>
            </w:r>
            <w:r w:rsidDel="00000000" w:rsidR="00000000" w:rsidRPr="00000000">
              <w:rPr>
                <w:vertAlign w:val="superscript"/>
                <w:rtl w:val="0"/>
              </w:rPr>
              <w:delText xml:space="preserve">67</w:delText>
            </w:r>
            <w:r w:rsidDel="00000000" w:rsidR="00000000" w:rsidRPr="00000000">
              <w:rPr>
                <w:rtl w:val="0"/>
              </w:rPr>
              <w:delText xml:space="preserve">. </w:delText>
            </w:r>
          </w:del>
        </w:sdtContent>
      </w:sdt>
      <w:r w:rsidDel="00000000" w:rsidR="00000000" w:rsidRPr="00000000">
        <w:rPr>
          <w:rtl w:val="0"/>
        </w:rPr>
        <w:t xml:space="preserve">FHS was imputed using </w:t>
      </w:r>
      <w:sdt>
        <w:sdtPr>
          <w:id w:val="-184063214"/>
          <w:tag w:val="goog_rdk_226"/>
        </w:sdtPr>
        <w:sdtContent>
          <w:ins w:author="Salem, Rany" w:id="121" w:date="2026-04-09T22:50:00Z">
            <w:r w:rsidDel="00000000" w:rsidR="00000000" w:rsidRPr="00000000">
              <w:rPr>
                <w:rtl w:val="0"/>
              </w:rPr>
              <w:t xml:space="preserve">Michigan Imputation </w:t>
            </w:r>
          </w:ins>
          <w:sdt>
            <w:sdtPr>
              <w:id w:val="-1128815079"/>
              <w:tag w:val="goog_rdk_227"/>
            </w:sdtPr>
            <w:sdtContent>
              <w:commentRangeStart w:id="50"/>
            </w:sdtContent>
          </w:sdt>
          <w:ins w:author="Salem, Rany" w:id="121" w:date="2026-04-09T22:50:00Z">
            <w:r w:rsidDel="00000000" w:rsidR="00000000" w:rsidRPr="00000000">
              <w:rPr>
                <w:rtl w:val="0"/>
              </w:rPr>
              <w:t xml:space="preserve">Server </w:t>
            </w:r>
            <w:commentRangeEnd w:id="50"/>
            <w:r w:rsidDel="00000000" w:rsidR="00000000" w:rsidRPr="00000000">
              <w:commentReference w:id="50"/>
            </w:r>
            <w:r w:rsidDel="00000000" w:rsidR="00000000" w:rsidRPr="00000000">
              <w:rPr>
                <w:rtl w:val="0"/>
              </w:rPr>
              <w:t xml:space="preserve">and Haplotype Reference Consortium panel (HRC r1.1 2016)</w:t>
            </w:r>
            <w:sdt>
              <w:sdtPr>
                <w:id w:val="-97499234"/>
                <w:tag w:val="goog_rdk_228"/>
              </w:sdtPr>
              <w:sdtContent>
                <w:commentRangeStart w:id="51"/>
              </w:sdtContent>
            </w:sdt>
            <w:r w:rsidDel="00000000" w:rsidR="00000000" w:rsidRPr="00000000">
              <w:rPr>
                <w:rtl w:val="0"/>
              </w:rPr>
              <w:t xml:space="preserve">REF</w:t>
            </w:r>
          </w:ins>
        </w:sdtContent>
      </w:sdt>
      <w:sdt>
        <w:sdtPr>
          <w:id w:val="-1951590937"/>
          <w:tag w:val="goog_rdk_229"/>
        </w:sdtPr>
        <w:sdtContent>
          <w:del w:author="Salem, Rany" w:id="121" w:date="2026-04-09T22:50:00Z">
            <w:commentRangeEnd w:id="51"/>
            <w:r w:rsidDel="00000000" w:rsidR="00000000" w:rsidRPr="00000000">
              <w:commentReference w:id="51"/>
            </w:r>
            <w:r w:rsidDel="00000000" w:rsidR="00000000" w:rsidRPr="00000000">
              <w:rPr>
                <w:rtl w:val="0"/>
              </w:rPr>
              <w:delText xml:space="preserve">1000 Genomes phase 1 v3 cosmopolitan reference panel </w:delText>
            </w:r>
            <w:r w:rsidDel="00000000" w:rsidR="00000000" w:rsidRPr="00000000">
              <w:rPr>
                <w:vertAlign w:val="superscript"/>
                <w:rtl w:val="0"/>
              </w:rPr>
              <w:delText xml:space="preserve">68</w:delText>
            </w:r>
          </w:del>
        </w:sdtContent>
      </w:sdt>
      <w:r w:rsidDel="00000000" w:rsidR="00000000" w:rsidRPr="00000000">
        <w:rPr>
          <w:rtl w:val="0"/>
        </w:rPr>
        <w:t xml:space="preserve">. The imputation panel consists of approximately </w:t>
      </w:r>
      <w:sdt>
        <w:sdtPr>
          <w:id w:val="840961916"/>
          <w:tag w:val="goog_rdk_230"/>
        </w:sdtPr>
        <w:sdtContent>
          <w:del w:author="Salem, Rany" w:id="122" w:date="2026-04-09T22:56:00Z">
            <w:r w:rsidDel="00000000" w:rsidR="00000000" w:rsidRPr="00000000">
              <w:rPr>
                <w:rtl w:val="0"/>
              </w:rPr>
              <w:delText xml:space="preserve">22</w:delText>
            </w:r>
          </w:del>
        </w:sdtContent>
      </w:sdt>
      <w:sdt>
        <w:sdtPr>
          <w:id w:val="2027374042"/>
          <w:tag w:val="goog_rdk_231"/>
        </w:sdtPr>
        <w:sdtContent>
          <w:ins w:author="Salem, Rany" w:id="122" w:date="2026-04-09T22:56:00Z">
            <w:r w:rsidDel="00000000" w:rsidR="00000000" w:rsidRPr="00000000">
              <w:rPr>
                <w:rtl w:val="0"/>
              </w:rPr>
              <w:t xml:space="preserve">40</w:t>
            </w:r>
          </w:ins>
        </w:sdtContent>
      </w:sdt>
      <w:r w:rsidDel="00000000" w:rsidR="00000000" w:rsidRPr="00000000">
        <w:rPr>
          <w:rtl w:val="0"/>
        </w:rPr>
        <w:t xml:space="preserve"> million variants (SNPs, insertions, and deletions).</w:t>
      </w:r>
    </w:p>
    <w:p w:rsidR="00000000" w:rsidDel="00000000" w:rsidP="00000000" w:rsidRDefault="00000000" w:rsidRPr="00000000" w14:paraId="00000062">
      <w:pPr>
        <w:spacing w:line="480" w:lineRule="auto"/>
        <w:rPr/>
      </w:pPr>
      <w:r w:rsidDel="00000000" w:rsidR="00000000" w:rsidRPr="00000000">
        <w:rPr>
          <w:rtl w:val="0"/>
        </w:rPr>
        <w:t xml:space="preserve">GWAS analysis:  Genome-wide association study (GWAS) analyses were performed in the FHS Offspring cohort to identify genetic loci associated with MetRS and constituent individual metabolites. Analyses were performed using SAIGE</w:t>
      </w:r>
      <w:r w:rsidDel="00000000" w:rsidR="00000000" w:rsidRPr="00000000">
        <w:rPr>
          <w:vertAlign w:val="superscript"/>
          <w:rtl w:val="0"/>
        </w:rPr>
        <w:t xml:space="preserve">69</w:t>
      </w:r>
      <w:r w:rsidDel="00000000" w:rsidR="00000000" w:rsidRPr="00000000">
        <w:rPr>
          <w:rtl w:val="0"/>
        </w:rPr>
        <w:t xml:space="preserve"> on autosomal chromosomes, which implements a linear mixed model that is well suited to deal for GWAS analyses of studies with samples relatedness. For X chromosome, analyses were performed using PLINK 2.0 on unrelated subsets of the FHS sample. GWAS Analyses were performed on the M</w:t>
      </w:r>
      <w:sdt>
        <w:sdtPr>
          <w:id w:val="-380742969"/>
          <w:tag w:val="goog_rdk_234"/>
        </w:sdtPr>
        <w:sdtContent>
          <w:ins w:author="Salem, Rany" w:id="123" w:date="2026-04-09T22:04:00Z">
            <w:r w:rsidDel="00000000" w:rsidR="00000000" w:rsidRPr="00000000">
              <w:rPr>
                <w:rtl w:val="0"/>
              </w:rPr>
              <w:t xml:space="preserve">et</w:t>
            </w:r>
          </w:ins>
        </w:sdtContent>
      </w:sdt>
      <w:r w:rsidDel="00000000" w:rsidR="00000000" w:rsidRPr="00000000">
        <w:rPr>
          <w:rtl w:val="0"/>
        </w:rPr>
        <w:t xml:space="preserve">RS and constituent individual metabolites, adjusted for sex, age, body mass index (BMI), and ten principal components from EIGENSOFT</w:t>
      </w:r>
      <w:r w:rsidDel="00000000" w:rsidR="00000000" w:rsidRPr="00000000">
        <w:rPr>
          <w:vertAlign w:val="superscript"/>
          <w:rtl w:val="0"/>
        </w:rPr>
        <w:t xml:space="preserve">64</w:t>
      </w:r>
      <w:r w:rsidDel="00000000" w:rsidR="00000000" w:rsidRPr="00000000">
        <w:rPr>
          <w:rtl w:val="0"/>
        </w:rPr>
        <w:t xml:space="preserve"> as covariates. To identify independent genome-wide significant loci, GWAS results were clumped using PLINK 1.9 with a genomic window size of 500kb and a linkage disequilibrium R2 cutoff of 0.1. A p value less than 5E-8 was used to establish genome-wide significance. For genetic regions exerting more than one distinctive genome-wide significant signals, conditional analysis was performed recursively </w:t>
      </w:r>
      <w:sdt>
        <w:sdtPr>
          <w:id w:val="141790024"/>
          <w:tag w:val="goog_rdk_235"/>
        </w:sdtPr>
        <w:sdtContent>
          <w:del w:author="Salem, Rany" w:id="124" w:date="2026-04-09T22:58:00Z">
            <w:r w:rsidDel="00000000" w:rsidR="00000000" w:rsidRPr="00000000">
              <w:rPr>
                <w:rtl w:val="0"/>
              </w:rPr>
              <w:delText xml:space="preserve">conducted </w:delText>
            </w:r>
          </w:del>
        </w:sdtContent>
      </w:sdt>
      <w:sdt>
        <w:sdtPr>
          <w:id w:val="-1434046080"/>
          <w:tag w:val="goog_rdk_236"/>
        </w:sdtPr>
        <w:sdtContent>
          <w:r w:rsidDel="00000000" w:rsidR="00000000" w:rsidRPr="00000000">
            <w:rPr>
              <w:rFonts w:ascii="Gungsuh" w:cs="Gungsuh" w:eastAsia="Gungsuh" w:hAnsi="Gungsuh"/>
              <w:rtl w:val="0"/>
            </w:rPr>
            <w:t xml:space="preserve">by controlling for the top signal in the region until only one independent signal was found. Manhattan and QQ plots were generated in R, and regional association plots were generated for genome-wide significant loci using locuszoom. Functional annotation was performed on loci reaching the genome-wide significance (P ≤ 5e</w:t>
          </w:r>
        </w:sdtContent>
      </w:sdt>
      <w:r w:rsidDel="00000000" w:rsidR="00000000" w:rsidRPr="00000000">
        <w:rPr>
          <w:vertAlign w:val="superscript"/>
          <w:rtl w:val="0"/>
        </w:rPr>
        <w:t xml:space="preserve">-8</w:t>
      </w:r>
      <w:r w:rsidDel="00000000" w:rsidR="00000000" w:rsidRPr="00000000">
        <w:rPr>
          <w:rtl w:val="0"/>
        </w:rPr>
        <w:t xml:space="preserve">) using BioThings</w:t>
      </w:r>
      <w:r w:rsidDel="00000000" w:rsidR="00000000" w:rsidRPr="00000000">
        <w:rPr>
          <w:vertAlign w:val="superscript"/>
          <w:rtl w:val="0"/>
        </w:rPr>
        <w:t xml:space="preserve">70</w:t>
      </w:r>
      <w:r w:rsidDel="00000000" w:rsidR="00000000" w:rsidRPr="00000000">
        <w:rPr>
          <w:rtl w:val="0"/>
        </w:rPr>
        <w:t xml:space="preserve">.</w:t>
      </w:r>
    </w:p>
    <w:p w:rsidR="00000000" w:rsidDel="00000000" w:rsidP="00000000" w:rsidRDefault="00000000" w:rsidRPr="00000000" w14:paraId="00000063">
      <w:pPr>
        <w:spacing w:after="280" w:before="280" w:line="480" w:lineRule="auto"/>
        <w:rPr>
          <w:b w:val="1"/>
          <w:bCs w:val="1"/>
          <w:sz w:val="27"/>
          <w:szCs w:val="27"/>
        </w:rPr>
      </w:pPr>
      <w:r w:rsidDel="00000000" w:rsidR="00000000" w:rsidRPr="00000000">
        <w:rPr>
          <w:b w:val="1"/>
          <w:bCs w:val="1"/>
          <w:sz w:val="27"/>
          <w:szCs w:val="27"/>
          <w:rtl w:val="0"/>
        </w:rPr>
        <w:t xml:space="preserve">Ethics Statement</w:t>
      </w:r>
    </w:p>
    <w:p w:rsidR="00000000" w:rsidDel="00000000" w:rsidP="00000000" w:rsidRDefault="00000000" w:rsidRPr="00000000" w14:paraId="00000064">
      <w:pPr>
        <w:spacing w:after="280" w:before="280" w:line="480" w:lineRule="auto"/>
        <w:rPr/>
      </w:pPr>
      <w:r w:rsidDel="00000000" w:rsidR="00000000" w:rsidRPr="00000000">
        <w:rPr>
          <w:rtl w:val="0"/>
        </w:rPr>
        <w:t xml:space="preserve">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p>
    <w:p w:rsidR="00000000" w:rsidDel="00000000" w:rsidP="00000000" w:rsidRDefault="00000000" w:rsidRPr="00000000" w14:paraId="00000065">
      <w:pPr>
        <w:spacing w:after="280" w:before="280" w:line="480" w:lineRule="auto"/>
        <w:rPr>
          <w:b w:val="1"/>
          <w:bCs w:val="1"/>
          <w:sz w:val="27"/>
          <w:szCs w:val="27"/>
        </w:rPr>
      </w:pPr>
      <w:r w:rsidDel="00000000" w:rsidR="00000000" w:rsidRPr="00000000">
        <w:rPr>
          <w:b w:val="1"/>
          <w:bCs w:val="1"/>
          <w:sz w:val="27"/>
          <w:szCs w:val="27"/>
          <w:rtl w:val="0"/>
        </w:rPr>
        <w:t xml:space="preserve">Data and Code Availability</w:t>
      </w:r>
    </w:p>
    <w:p w:rsidR="00000000" w:rsidDel="00000000" w:rsidP="00000000" w:rsidRDefault="00000000" w:rsidRPr="00000000" w14:paraId="00000066">
      <w:pPr>
        <w:spacing w:after="280" w:before="280" w:line="480" w:lineRule="auto"/>
        <w:rPr/>
      </w:pPr>
      <w:r w:rsidDel="00000000" w:rsidR="00000000" w:rsidRPr="00000000">
        <w:rPr>
          <w:rtl w:val="0"/>
        </w:rPr>
        <w:t xml:space="preserve">Summary-level data and code supporting the findings are available upon request from the corresponding authors. Genotypic and phenotypic data from the Framingham Heart Study are publicly available via dbGaP (accession: phs000007).</w:t>
      </w:r>
    </w:p>
    <w:p w:rsidR="00000000" w:rsidDel="00000000" w:rsidP="00000000" w:rsidRDefault="00000000" w:rsidRPr="00000000" w14:paraId="00000067">
      <w:pPr>
        <w:spacing w:after="280" w:before="280" w:line="480" w:lineRule="auto"/>
        <w:rPr>
          <w:b w:val="1"/>
          <w:bCs w:val="1"/>
          <w:sz w:val="27"/>
          <w:szCs w:val="27"/>
        </w:rPr>
      </w:pPr>
      <w:r w:rsidDel="00000000" w:rsidR="00000000" w:rsidRPr="00000000">
        <w:rPr>
          <w:b w:val="1"/>
          <w:bCs w:val="1"/>
          <w:sz w:val="27"/>
          <w:szCs w:val="27"/>
          <w:rtl w:val="0"/>
        </w:rPr>
        <w:t xml:space="preserve">Acknowledgements </w:t>
      </w:r>
    </w:p>
    <w:p w:rsidR="00000000" w:rsidDel="00000000" w:rsidP="00000000" w:rsidRDefault="00000000" w:rsidRPr="00000000" w14:paraId="00000068">
      <w:pPr>
        <w:spacing w:after="280" w:before="280" w:line="480" w:lineRule="auto"/>
        <w:rPr/>
      </w:pPr>
      <w:r w:rsidDel="00000000" w:rsidR="00000000" w:rsidRPr="00000000">
        <w:rPr>
          <w:rtl w:val="0"/>
        </w:rPr>
        <w:t xml:space="preserve">This work was supported in part by awards from the National Institute of Health grants R01DK136134 to VT, and HL122515, DK135868, DK135868 to RMS. </w:t>
      </w:r>
    </w:p>
    <w:p w:rsidR="00000000" w:rsidDel="00000000" w:rsidP="00000000" w:rsidRDefault="00000000" w:rsidRPr="00000000" w14:paraId="00000069">
      <w:pPr>
        <w:spacing w:after="280" w:before="280" w:line="480" w:lineRule="auto"/>
        <w:rPr>
          <w:u w:val="single"/>
        </w:rPr>
      </w:pPr>
      <w:r w:rsidDel="00000000" w:rsidR="00000000" w:rsidRPr="00000000">
        <w:rPr>
          <w:rtl w:val="0"/>
        </w:rPr>
        <w:t xml:space="preserve">Data from the Framingham Heart Study Offspring cohort was retrieved from dbGaP, project number 13677 (</w:t>
      </w:r>
      <w:hyperlink r:id="rId9">
        <w:r w:rsidDel="00000000" w:rsidR="00000000" w:rsidRPr="00000000">
          <w:rPr>
            <w:color w:val="0000ff"/>
            <w:u w:val="single"/>
            <w:rtl w:val="0"/>
          </w:rPr>
          <w:t xml:space="preserve">https://www.ncbi.nlm.nih.gov/projects/gap/cgi-bin/study.cgi?study_id=phs000007.v30.p11</w:t>
        </w:r>
      </w:hyperlink>
      <w:r w:rsidDel="00000000" w:rsidR="00000000" w:rsidRPr="00000000">
        <w:rPr>
          <w:rtl w:val="0"/>
        </w:rPr>
        <w:t xml:space="preserve">).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Del="00000000" w:rsidR="00000000" w:rsidRPr="00000000">
        <w:rPr>
          <w:u w:val="single"/>
          <w:rtl w:val="0"/>
        </w:rPr>
        <w:t xml:space="preserve"> </w:t>
      </w:r>
    </w:p>
    <w:p w:rsidR="00000000" w:rsidDel="00000000" w:rsidP="00000000" w:rsidRDefault="00000000" w:rsidRPr="00000000" w14:paraId="0000006A">
      <w:pPr>
        <w:pStyle w:val="Heading2"/>
        <w:spacing w:after="12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QUANTIFICATION AND STATISTICAL ANALYSIS</w:t>
      </w:r>
    </w:p>
    <w:sdt>
      <w:sdtPr>
        <w:id w:val="-2019478530"/>
        <w:tag w:val="goog_rdk_239"/>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5" w:date="2026-03-23T05:23: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63355778"/>
              <w:tag w:val="goog_rdk_238"/>
            </w:sdtPr>
            <w:sdtContent>
              <w:ins w:author="Thaker, Vidhu V." w:id="125" w:date="2026-03-23T05:23:00Z">
                <w:r w:rsidDel="00000000" w:rsidR="00000000" w:rsidRPr="00000000">
                  <w:rPr>
                    <w:rtl w:val="0"/>
                  </w:rPr>
                </w:r>
              </w:ins>
            </w:sdtContent>
          </w:sdt>
        </w:p>
      </w:sdtContent>
    </w:sd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parameters including sample sizes, effect sizes, confidence intervals, and p-values are reported in the Results section, figure legends, and supplemental tables. All statistical analyses were conducted using R v4.0.3. Significance thresholds are defined below for each analysis type.</w:t>
      </w:r>
    </w:p>
    <w:p w:rsidR="00000000" w:rsidDel="00000000" w:rsidP="00000000" w:rsidRDefault="00000000" w:rsidRPr="00000000" w14:paraId="0000006D">
      <w:pPr>
        <w:pStyle w:val="Heading3"/>
        <w:spacing w:after="120" w:before="120" w:line="480" w:lineRule="auto"/>
        <w:rPr>
          <w:color w:val="000000"/>
          <w:sz w:val="24"/>
          <w:szCs w:val="24"/>
        </w:rPr>
      </w:pPr>
      <w:r w:rsidDel="00000000" w:rsidR="00000000" w:rsidRPr="00000000">
        <w:rPr>
          <w:color w:val="000000"/>
          <w:sz w:val="24"/>
          <w:szCs w:val="24"/>
          <w:rtl w:val="0"/>
        </w:rPr>
        <w:t xml:space="preserve">Metabolite association testing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multiple-testing-adjusted significance.</w:t>
      </w:r>
    </w:p>
    <w:p w:rsidR="00000000" w:rsidDel="00000000" w:rsidP="00000000" w:rsidRDefault="00000000" w:rsidRPr="00000000" w14:paraId="0000006F">
      <w:pPr>
        <w:pStyle w:val="Heading3"/>
        <w:spacing w:after="120" w:before="120" w:line="480" w:lineRule="auto"/>
        <w:rPr>
          <w:color w:val="000000"/>
          <w:sz w:val="24"/>
          <w:szCs w:val="24"/>
        </w:rPr>
      </w:pPr>
      <w:r w:rsidDel="00000000" w:rsidR="00000000" w:rsidRPr="00000000">
        <w:rPr>
          <w:color w:val="000000"/>
          <w:sz w:val="24"/>
          <w:szCs w:val="24"/>
          <w:rtl w:val="0"/>
        </w:rPr>
        <w:t xml:space="preserve">Model validation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performance was evaluated using repeated 10-fold cross-validation (100 iterations) and bootstrap resampling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p>
    <w:p w:rsidR="00000000" w:rsidDel="00000000" w:rsidP="00000000" w:rsidRDefault="00000000" w:rsidRPr="00000000" w14:paraId="00000071">
      <w:pPr>
        <w:pStyle w:val="Heading3"/>
        <w:spacing w:after="120" w:before="120" w:line="480" w:lineRule="auto"/>
        <w:rPr>
          <w:color w:val="000000"/>
          <w:sz w:val="24"/>
          <w:szCs w:val="24"/>
        </w:rPr>
      </w:pPr>
      <w:r w:rsidDel="00000000" w:rsidR="00000000" w:rsidRPr="00000000">
        <w:rPr>
          <w:color w:val="000000"/>
          <w:sz w:val="24"/>
          <w:szCs w:val="24"/>
          <w:rtl w:val="0"/>
        </w:rPr>
        <w:t xml:space="preserve">Variance inflation and collinearity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Variance inflation factors (VIFs) were computed for all MetRS components. A prespecified correlation threshold of |r| &gt; 0.5 was used to exclude highly correlated metabolite pairs from the final model.</w:t>
      </w:r>
    </w:p>
    <w:p w:rsidR="00000000" w:rsidDel="00000000" w:rsidP="00000000" w:rsidRDefault="00000000" w:rsidRPr="00000000" w14:paraId="00000073">
      <w:pPr>
        <w:pStyle w:val="Heading3"/>
        <w:spacing w:after="120" w:before="120" w:line="480" w:lineRule="auto"/>
        <w:rPr>
          <w:color w:val="000000"/>
          <w:sz w:val="24"/>
          <w:szCs w:val="24"/>
        </w:rPr>
      </w:pPr>
      <w:r w:rsidDel="00000000" w:rsidR="00000000" w:rsidRPr="00000000">
        <w:rPr>
          <w:color w:val="000000"/>
          <w:sz w:val="24"/>
          <w:szCs w:val="24"/>
          <w:rtl w:val="0"/>
        </w:rPr>
        <w:t xml:space="preserve">Genetic association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Genome-wide significance was defined as p &lt; 5 × 10⁻⁸. Conditional analyses were performed to identify independent signals at genome-wide significant loci.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Heatmaps were generated using MetaboAnalyst v5.0.</w:t>
      </w:r>
    </w:p>
    <w:sdt>
      <w:sdtPr>
        <w:id w:val="68610486"/>
        <w:tag w:val="goog_rdk_242"/>
      </w:sdtPr>
      <w:sdtContent>
        <w:p w:rsidR="00000000" w:rsidDel="00000000" w:rsidP="00000000" w:rsidRDefault="00000000" w:rsidRPr="00000000" w14:paraId="00000076">
          <w:pPr>
            <w:rPr>
              <w:ins w:author="Thaker, Vidhu V." w:id="126" w:date="2026-03-23T05:17:00Z"/>
            </w:rPr>
          </w:pPr>
          <w:sdt>
            <w:sdtPr>
              <w:id w:val="141473305"/>
              <w:tag w:val="goog_rdk_241"/>
            </w:sdtPr>
            <w:sdtContent>
              <w:ins w:author="Thaker, Vidhu V." w:id="126" w:date="2026-03-23T05:17:00Z">
                <w:r w:rsidDel="00000000" w:rsidR="00000000" w:rsidRPr="00000000">
                  <w:rPr>
                    <w:rtl w:val="0"/>
                  </w:rPr>
                </w:r>
              </w:ins>
            </w:sdtContent>
          </w:sdt>
        </w:p>
      </w:sdtContent>
    </w:sdt>
    <w:p w:rsidR="00000000" w:rsidDel="00000000" w:rsidP="00000000" w:rsidRDefault="00000000" w:rsidRPr="00000000" w14:paraId="00000077">
      <w:pPr>
        <w:pStyle w:val="Heading2"/>
        <w:spacing w:after="12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 RESOURCES TABLE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00000000002" w:type="dxa"/>
        <w:jc w:val="left"/>
        <w:tblLayout w:type="fixed"/>
        <w:tblLook w:val="0400"/>
      </w:tblPr>
      <w:tblGrid>
        <w:gridCol w:w="3726"/>
        <w:gridCol w:w="2593"/>
        <w:gridCol w:w="3041"/>
        <w:tblGridChange w:id="0">
          <w:tblGrid>
            <w:gridCol w:w="3726"/>
            <w:gridCol w:w="2593"/>
            <w:gridCol w:w="3041"/>
          </w:tblGrid>
        </w:tblGridChange>
      </w:tblGrid>
      <w:tr>
        <w:trPr>
          <w:cantSplit w:val="0"/>
          <w:tblHeader w:val="1"/>
        </w:trPr>
        <w:tc>
          <w:tcPr>
            <w:vAlign w:val="center"/>
          </w:tcPr>
          <w:p w:rsidR="00000000" w:rsidDel="00000000" w:rsidP="00000000" w:rsidRDefault="00000000" w:rsidRPr="00000000" w14:paraId="00000079">
            <w:pPr>
              <w:spacing w:after="120" w:before="120" w:lineRule="auto"/>
              <w:jc w:val="center"/>
              <w:rPr>
                <w:b w:val="1"/>
                <w:bCs w:val="1"/>
              </w:rPr>
            </w:pPr>
            <w:r w:rsidDel="00000000" w:rsidR="00000000" w:rsidRPr="00000000">
              <w:rPr>
                <w:b w:val="1"/>
                <w:bCs w:val="1"/>
                <w:rtl w:val="0"/>
              </w:rPr>
              <w:t xml:space="preserve">REAGENT or RESOURCE</w:t>
            </w:r>
          </w:p>
        </w:tc>
        <w:tc>
          <w:tcPr>
            <w:vAlign w:val="center"/>
          </w:tcPr>
          <w:p w:rsidR="00000000" w:rsidDel="00000000" w:rsidP="00000000" w:rsidRDefault="00000000" w:rsidRPr="00000000" w14:paraId="0000007A">
            <w:pPr>
              <w:spacing w:after="120" w:before="120" w:lineRule="auto"/>
              <w:jc w:val="center"/>
              <w:rPr>
                <w:b w:val="1"/>
                <w:bCs w:val="1"/>
              </w:rPr>
            </w:pPr>
            <w:r w:rsidDel="00000000" w:rsidR="00000000" w:rsidRPr="00000000">
              <w:rPr>
                <w:b w:val="1"/>
                <w:bCs w:val="1"/>
                <w:rtl w:val="0"/>
              </w:rPr>
              <w:t xml:space="preserve">SOURCE</w:t>
            </w:r>
          </w:p>
        </w:tc>
        <w:tc>
          <w:tcPr>
            <w:vAlign w:val="center"/>
          </w:tcPr>
          <w:p w:rsidR="00000000" w:rsidDel="00000000" w:rsidP="00000000" w:rsidRDefault="00000000" w:rsidRPr="00000000" w14:paraId="0000007B">
            <w:pPr>
              <w:spacing w:after="120" w:before="120" w:lineRule="auto"/>
              <w:jc w:val="center"/>
              <w:rPr>
                <w:b w:val="1"/>
                <w:bCs w:val="1"/>
              </w:rPr>
            </w:pPr>
            <w:r w:rsidDel="00000000" w:rsidR="00000000" w:rsidRPr="00000000">
              <w:rPr>
                <w:b w:val="1"/>
                <w:bCs w:val="1"/>
                <w:rtl w:val="0"/>
              </w:rPr>
              <w:t xml:space="preserve">IDENTIFIER</w:t>
            </w:r>
          </w:p>
        </w:tc>
      </w:tr>
      <w:tr>
        <w:trPr>
          <w:cantSplit w:val="0"/>
          <w:tblHeader w:val="0"/>
        </w:trPr>
        <w:tc>
          <w:tcPr>
            <w:vAlign w:val="center"/>
          </w:tcPr>
          <w:p w:rsidR="00000000" w:rsidDel="00000000" w:rsidP="00000000" w:rsidRDefault="00000000" w:rsidRPr="00000000" w14:paraId="0000007C">
            <w:pPr>
              <w:spacing w:after="120" w:before="120" w:lineRule="auto"/>
              <w:rPr/>
            </w:pPr>
            <w:r w:rsidDel="00000000" w:rsidR="00000000" w:rsidRPr="00000000">
              <w:rPr>
                <w:b w:val="1"/>
                <w:bCs w:val="1"/>
                <w:rtl w:val="0"/>
              </w:rPr>
              <w:t xml:space="preserve">Deposited data</w:t>
            </w:r>
            <w:r w:rsidDel="00000000" w:rsidR="00000000" w:rsidRPr="00000000">
              <w:rPr>
                <w:rtl w:val="0"/>
              </w:rPr>
            </w:r>
          </w:p>
        </w:tc>
        <w:tc>
          <w:tcPr>
            <w:vAlign w:val="center"/>
          </w:tcPr>
          <w:p w:rsidR="00000000" w:rsidDel="00000000" w:rsidP="00000000" w:rsidRDefault="00000000" w:rsidRPr="00000000" w14:paraId="0000007D">
            <w:pPr>
              <w:spacing w:after="120" w:before="120" w:lineRule="auto"/>
              <w:rPr/>
            </w:pPr>
            <w:r w:rsidDel="00000000" w:rsidR="00000000" w:rsidRPr="00000000">
              <w:rPr>
                <w:rtl w:val="0"/>
              </w:rPr>
            </w:r>
          </w:p>
        </w:tc>
        <w:tc>
          <w:tcPr>
            <w:vAlign w:val="center"/>
          </w:tcPr>
          <w:p w:rsidR="00000000" w:rsidDel="00000000" w:rsidP="00000000" w:rsidRDefault="00000000" w:rsidRPr="00000000" w14:paraId="0000007E">
            <w:pPr>
              <w:spacing w:after="120" w:before="12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120" w:before="120" w:lineRule="auto"/>
              <w:rPr/>
            </w:pPr>
            <w:r w:rsidDel="00000000" w:rsidR="00000000" w:rsidRPr="00000000">
              <w:rPr>
                <w:rtl w:val="0"/>
              </w:rPr>
              <w:t xml:space="preserve">LABS-2 metabolomics data</w:t>
            </w:r>
          </w:p>
        </w:tc>
        <w:tc>
          <w:tcPr>
            <w:vAlign w:val="center"/>
          </w:tcPr>
          <w:p w:rsidR="00000000" w:rsidDel="00000000" w:rsidP="00000000" w:rsidRDefault="00000000" w:rsidRPr="00000000" w14:paraId="00000080">
            <w:pPr>
              <w:spacing w:after="120" w:before="120" w:lineRule="auto"/>
              <w:rPr/>
            </w:pPr>
            <w:r w:rsidDel="00000000" w:rsidR="00000000" w:rsidRPr="00000000">
              <w:rPr>
                <w:rtl w:val="0"/>
              </w:rPr>
              <w:t xml:space="preserve">This study</w:t>
            </w:r>
          </w:p>
        </w:tc>
        <w:tc>
          <w:tcPr>
            <w:vAlign w:val="center"/>
          </w:tcPr>
          <w:p w:rsidR="00000000" w:rsidDel="00000000" w:rsidP="00000000" w:rsidRDefault="00000000" w:rsidRPr="00000000" w14:paraId="00000081">
            <w:pPr>
              <w:spacing w:after="120" w:before="120" w:lineRule="auto"/>
              <w:rPr/>
            </w:pPr>
            <w:r w:rsidDel="00000000" w:rsidR="00000000" w:rsidRPr="00000000">
              <w:rPr>
                <w:rtl w:val="0"/>
              </w:rPr>
              <w:t xml:space="preserve">[accession or DOI]</w:t>
            </w:r>
          </w:p>
        </w:tc>
      </w:tr>
      <w:tr>
        <w:trPr>
          <w:cantSplit w:val="0"/>
          <w:tblHeader w:val="0"/>
        </w:trPr>
        <w:tc>
          <w:tcPr>
            <w:vAlign w:val="center"/>
          </w:tcPr>
          <w:p w:rsidR="00000000" w:rsidDel="00000000" w:rsidP="00000000" w:rsidRDefault="00000000" w:rsidRPr="00000000" w14:paraId="00000082">
            <w:pPr>
              <w:spacing w:after="120" w:before="120" w:lineRule="auto"/>
              <w:rPr/>
            </w:pPr>
            <w:r w:rsidDel="00000000" w:rsidR="00000000" w:rsidRPr="00000000">
              <w:rPr>
                <w:rtl w:val="0"/>
              </w:rPr>
              <w:t xml:space="preserve">FHS Offspring genotype/phenotype data</w:t>
            </w:r>
          </w:p>
        </w:tc>
        <w:tc>
          <w:tcPr>
            <w:vAlign w:val="center"/>
          </w:tcPr>
          <w:p w:rsidR="00000000" w:rsidDel="00000000" w:rsidP="00000000" w:rsidRDefault="00000000" w:rsidRPr="00000000" w14:paraId="00000083">
            <w:pPr>
              <w:spacing w:after="120" w:before="120" w:lineRule="auto"/>
              <w:rPr/>
            </w:pPr>
            <w:r w:rsidDel="00000000" w:rsidR="00000000" w:rsidRPr="00000000">
              <w:rPr>
                <w:rtl w:val="0"/>
              </w:rPr>
              <w:t xml:space="preserve">dbGaP</w:t>
            </w:r>
          </w:p>
        </w:tc>
        <w:tc>
          <w:tcPr>
            <w:vAlign w:val="center"/>
          </w:tcPr>
          <w:p w:rsidR="00000000" w:rsidDel="00000000" w:rsidP="00000000" w:rsidRDefault="00000000" w:rsidRPr="00000000" w14:paraId="00000084">
            <w:pPr>
              <w:spacing w:after="120" w:before="120" w:lineRule="auto"/>
              <w:rPr/>
            </w:pPr>
            <w:r w:rsidDel="00000000" w:rsidR="00000000" w:rsidRPr="00000000">
              <w:rPr>
                <w:rtl w:val="0"/>
              </w:rPr>
              <w:t xml:space="preserve">phs000007</w:t>
            </w:r>
          </w:p>
        </w:tc>
      </w:tr>
      <w:tr>
        <w:trPr>
          <w:cantSplit w:val="0"/>
          <w:tblHeader w:val="0"/>
        </w:trPr>
        <w:tc>
          <w:tcPr>
            <w:vAlign w:val="center"/>
          </w:tcPr>
          <w:p w:rsidR="00000000" w:rsidDel="00000000" w:rsidP="00000000" w:rsidRDefault="00000000" w:rsidRPr="00000000" w14:paraId="00000085">
            <w:pPr>
              <w:spacing w:after="120" w:before="120" w:lineRule="auto"/>
              <w:rPr/>
            </w:pPr>
            <w:r w:rsidDel="00000000" w:rsidR="00000000" w:rsidRPr="00000000">
              <w:rPr>
                <w:rtl w:val="0"/>
              </w:rPr>
              <w:t xml:space="preserve">FHS metabolomics data (HILIC)</w:t>
            </w:r>
          </w:p>
        </w:tc>
        <w:tc>
          <w:tcPr>
            <w:vAlign w:val="center"/>
          </w:tcPr>
          <w:p w:rsidR="00000000" w:rsidDel="00000000" w:rsidP="00000000" w:rsidRDefault="00000000" w:rsidRPr="00000000" w14:paraId="00000086">
            <w:pPr>
              <w:spacing w:after="120" w:before="120" w:lineRule="auto"/>
              <w:rPr/>
            </w:pPr>
            <w:r w:rsidDel="00000000" w:rsidR="00000000" w:rsidRPr="00000000">
              <w:rPr>
                <w:rtl w:val="0"/>
              </w:rPr>
              <w:t xml:space="preserve">dbGaP / Broad Institute</w:t>
            </w:r>
          </w:p>
        </w:tc>
        <w:tc>
          <w:tcPr>
            <w:vAlign w:val="center"/>
          </w:tcPr>
          <w:p w:rsidR="00000000" w:rsidDel="00000000" w:rsidP="00000000" w:rsidRDefault="00000000" w:rsidRPr="00000000" w14:paraId="00000087">
            <w:pPr>
              <w:spacing w:after="120" w:before="120" w:lineRule="auto"/>
              <w:rPr/>
            </w:pPr>
            <w:sdt>
              <w:sdtPr>
                <w:id w:val="-1000799118"/>
                <w:tag w:val="goog_rdk_244"/>
              </w:sdtPr>
              <w:sdtContent>
                <w:ins w:author="Thaker, Vidhu V." w:id="127" w:date="2026-03-23T05:19:00Z">
                  <w:r w:rsidDel="00000000" w:rsidR="00000000" w:rsidRPr="00000000">
                    <w:rPr>
                      <w:rtl w:val="0"/>
                    </w:rPr>
                    <w:t xml:space="preserve">[ ]</w:t>
                  </w:r>
                </w:ins>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120" w:before="120" w:lineRule="auto"/>
              <w:rPr/>
            </w:pPr>
            <w:r w:rsidDel="00000000" w:rsidR="00000000" w:rsidRPr="00000000">
              <w:rPr>
                <w:b w:val="1"/>
                <w:bCs w:val="1"/>
                <w:rtl w:val="0"/>
              </w:rPr>
              <w:t xml:space="preserve">Software and algorithms</w:t>
            </w:r>
            <w:r w:rsidDel="00000000" w:rsidR="00000000" w:rsidRPr="00000000">
              <w:rPr>
                <w:rtl w:val="0"/>
              </w:rPr>
            </w:r>
          </w:p>
        </w:tc>
        <w:tc>
          <w:tcPr>
            <w:vAlign w:val="center"/>
          </w:tcPr>
          <w:p w:rsidR="00000000" w:rsidDel="00000000" w:rsidP="00000000" w:rsidRDefault="00000000" w:rsidRPr="00000000" w14:paraId="00000089">
            <w:pPr>
              <w:spacing w:after="120" w:before="120" w:lineRule="auto"/>
              <w:rPr/>
            </w:pPr>
            <w:r w:rsidDel="00000000" w:rsidR="00000000" w:rsidRPr="00000000">
              <w:rPr>
                <w:rtl w:val="0"/>
              </w:rPr>
            </w:r>
          </w:p>
        </w:tc>
        <w:tc>
          <w:tcPr>
            <w:vAlign w:val="center"/>
          </w:tcPr>
          <w:p w:rsidR="00000000" w:rsidDel="00000000" w:rsidP="00000000" w:rsidRDefault="00000000" w:rsidRPr="00000000" w14:paraId="0000008A">
            <w:pPr>
              <w:spacing w:after="120" w:before="12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120" w:before="120" w:lineRule="auto"/>
              <w:rPr/>
            </w:pPr>
            <w:r w:rsidDel="00000000" w:rsidR="00000000" w:rsidRPr="00000000">
              <w:rPr>
                <w:rtl w:val="0"/>
              </w:rPr>
              <w:t xml:space="preserve">R</w:t>
            </w:r>
          </w:p>
        </w:tc>
        <w:tc>
          <w:tcPr>
            <w:vAlign w:val="center"/>
          </w:tcPr>
          <w:p w:rsidR="00000000" w:rsidDel="00000000" w:rsidP="00000000" w:rsidRDefault="00000000" w:rsidRPr="00000000" w14:paraId="0000008C">
            <w:pPr>
              <w:spacing w:after="120" w:before="120" w:lineRule="auto"/>
              <w:rPr/>
            </w:pPr>
            <w:r w:rsidDel="00000000" w:rsidR="00000000" w:rsidRPr="00000000">
              <w:rPr>
                <w:rtl w:val="0"/>
              </w:rPr>
              <w:t xml:space="preserve">CRAN</w:t>
            </w:r>
          </w:p>
        </w:tc>
        <w:tc>
          <w:tcPr>
            <w:vAlign w:val="center"/>
          </w:tcPr>
          <w:p w:rsidR="00000000" w:rsidDel="00000000" w:rsidP="00000000" w:rsidRDefault="00000000" w:rsidRPr="00000000" w14:paraId="0000008D">
            <w:pPr>
              <w:spacing w:after="120" w:before="120" w:lineRule="auto"/>
              <w:rPr/>
            </w:pPr>
            <w:r w:rsidDel="00000000" w:rsidR="00000000" w:rsidRPr="00000000">
              <w:rPr>
                <w:rtl w:val="0"/>
              </w:rPr>
              <w:t xml:space="preserve">RRID:SCR_001905; v4.0.3</w:t>
            </w:r>
          </w:p>
        </w:tc>
      </w:tr>
      <w:tr>
        <w:trPr>
          <w:cantSplit w:val="0"/>
          <w:tblHeader w:val="0"/>
        </w:trPr>
        <w:tc>
          <w:tcPr>
            <w:vAlign w:val="center"/>
          </w:tcPr>
          <w:p w:rsidR="00000000" w:rsidDel="00000000" w:rsidP="00000000" w:rsidRDefault="00000000" w:rsidRPr="00000000" w14:paraId="0000008E">
            <w:pPr>
              <w:spacing w:after="120" w:before="120" w:lineRule="auto"/>
              <w:rPr/>
            </w:pPr>
            <w:r w:rsidDel="00000000" w:rsidR="00000000" w:rsidRPr="00000000">
              <w:rPr>
                <w:rtl w:val="0"/>
              </w:rPr>
              <w:t xml:space="preserve">Mplus</w:t>
            </w:r>
          </w:p>
        </w:tc>
        <w:tc>
          <w:tcPr>
            <w:vAlign w:val="center"/>
          </w:tcPr>
          <w:p w:rsidR="00000000" w:rsidDel="00000000" w:rsidP="00000000" w:rsidRDefault="00000000" w:rsidRPr="00000000" w14:paraId="0000008F">
            <w:pPr>
              <w:spacing w:after="120" w:before="120" w:lineRule="auto"/>
              <w:rPr/>
            </w:pPr>
            <w:r w:rsidDel="00000000" w:rsidR="00000000" w:rsidRPr="00000000">
              <w:rPr>
                <w:rtl w:val="0"/>
              </w:rPr>
              <w:t xml:space="preserve">Muthén &amp; Muthén</w:t>
            </w:r>
          </w:p>
        </w:tc>
        <w:tc>
          <w:tcPr>
            <w:vAlign w:val="center"/>
          </w:tcPr>
          <w:p w:rsidR="00000000" w:rsidDel="00000000" w:rsidP="00000000" w:rsidRDefault="00000000" w:rsidRPr="00000000" w14:paraId="00000090">
            <w:pPr>
              <w:spacing w:after="120" w:before="120" w:lineRule="auto"/>
              <w:rPr/>
            </w:pPr>
            <w:r w:rsidDel="00000000" w:rsidR="00000000" w:rsidRPr="00000000">
              <w:rPr>
                <w:rtl w:val="0"/>
              </w:rPr>
              <w:t xml:space="preserve">RRID:SCR_015983; v7.4</w:t>
            </w:r>
          </w:p>
        </w:tc>
      </w:tr>
      <w:tr>
        <w:trPr>
          <w:cantSplit w:val="0"/>
          <w:tblHeader w:val="0"/>
        </w:trPr>
        <w:tc>
          <w:tcPr>
            <w:vAlign w:val="center"/>
          </w:tcPr>
          <w:p w:rsidR="00000000" w:rsidDel="00000000" w:rsidP="00000000" w:rsidRDefault="00000000" w:rsidRPr="00000000" w14:paraId="00000091">
            <w:pPr>
              <w:spacing w:after="120" w:before="120" w:lineRule="auto"/>
              <w:rPr/>
            </w:pPr>
            <w:r w:rsidDel="00000000" w:rsidR="00000000" w:rsidRPr="00000000">
              <w:rPr>
                <w:rtl w:val="0"/>
              </w:rPr>
              <w:t xml:space="preserve">brokenstick R package</w:t>
            </w:r>
          </w:p>
        </w:tc>
        <w:tc>
          <w:tcPr>
            <w:vAlign w:val="center"/>
          </w:tcPr>
          <w:p w:rsidR="00000000" w:rsidDel="00000000" w:rsidP="00000000" w:rsidRDefault="00000000" w:rsidRPr="00000000" w14:paraId="00000092">
            <w:pPr>
              <w:spacing w:after="120" w:before="120" w:lineRule="auto"/>
              <w:rPr/>
            </w:pPr>
            <w:r w:rsidDel="00000000" w:rsidR="00000000" w:rsidRPr="00000000">
              <w:rPr>
                <w:rtl w:val="0"/>
              </w:rPr>
              <w:t xml:space="preserve">CRAN</w:t>
            </w:r>
          </w:p>
        </w:tc>
        <w:tc>
          <w:tcPr>
            <w:vAlign w:val="center"/>
          </w:tcPr>
          <w:p w:rsidR="00000000" w:rsidDel="00000000" w:rsidP="00000000" w:rsidRDefault="00000000" w:rsidRPr="00000000" w14:paraId="00000093">
            <w:pPr>
              <w:spacing w:after="120" w:before="120" w:lineRule="auto"/>
              <w:rPr/>
            </w:pPr>
            <w:r w:rsidDel="00000000" w:rsidR="00000000" w:rsidRPr="00000000">
              <w:rPr>
                <w:rtl w:val="0"/>
              </w:rPr>
              <w:t xml:space="preserve">v2.0.0</w:t>
            </w:r>
          </w:p>
        </w:tc>
      </w:tr>
      <w:tr>
        <w:trPr>
          <w:cantSplit w:val="0"/>
          <w:tblHeader w:val="0"/>
        </w:trPr>
        <w:tc>
          <w:tcPr>
            <w:vAlign w:val="center"/>
          </w:tcPr>
          <w:p w:rsidR="00000000" w:rsidDel="00000000" w:rsidP="00000000" w:rsidRDefault="00000000" w:rsidRPr="00000000" w14:paraId="00000094">
            <w:pPr>
              <w:spacing w:after="120" w:before="120" w:lineRule="auto"/>
              <w:rPr/>
            </w:pPr>
            <w:r w:rsidDel="00000000" w:rsidR="00000000" w:rsidRPr="00000000">
              <w:rPr>
                <w:rtl w:val="0"/>
              </w:rPr>
              <w:t xml:space="preserve">MICE R package</w:t>
            </w:r>
          </w:p>
        </w:tc>
        <w:tc>
          <w:tcPr>
            <w:vAlign w:val="center"/>
          </w:tcPr>
          <w:p w:rsidR="00000000" w:rsidDel="00000000" w:rsidP="00000000" w:rsidRDefault="00000000" w:rsidRPr="00000000" w14:paraId="00000095">
            <w:pPr>
              <w:spacing w:after="120" w:before="120" w:lineRule="auto"/>
              <w:rPr/>
            </w:pPr>
            <w:r w:rsidDel="00000000" w:rsidR="00000000" w:rsidRPr="00000000">
              <w:rPr>
                <w:rtl w:val="0"/>
              </w:rPr>
              <w:t xml:space="preserve">CRAN</w:t>
            </w:r>
          </w:p>
        </w:tc>
        <w:tc>
          <w:tcPr>
            <w:vAlign w:val="center"/>
          </w:tcPr>
          <w:p w:rsidR="00000000" w:rsidDel="00000000" w:rsidP="00000000" w:rsidRDefault="00000000" w:rsidRPr="00000000" w14:paraId="00000096">
            <w:pPr>
              <w:spacing w:after="120" w:before="120" w:lineRule="auto"/>
              <w:rPr/>
            </w:pPr>
            <w:r w:rsidDel="00000000" w:rsidR="00000000" w:rsidRPr="00000000">
              <w:rPr>
                <w:rtl w:val="0"/>
              </w:rPr>
              <w:t xml:space="preserve">v3.1</w:t>
            </w:r>
          </w:p>
        </w:tc>
      </w:tr>
      <w:tr>
        <w:trPr>
          <w:cantSplit w:val="0"/>
          <w:tblHeader w:val="0"/>
        </w:trPr>
        <w:tc>
          <w:tcPr>
            <w:vAlign w:val="center"/>
          </w:tcPr>
          <w:p w:rsidR="00000000" w:rsidDel="00000000" w:rsidP="00000000" w:rsidRDefault="00000000" w:rsidRPr="00000000" w14:paraId="00000097">
            <w:pPr>
              <w:spacing w:after="120" w:before="120" w:lineRule="auto"/>
              <w:rPr/>
            </w:pPr>
            <w:r w:rsidDel="00000000" w:rsidR="00000000" w:rsidRPr="00000000">
              <w:rPr>
                <w:rtl w:val="0"/>
              </w:rPr>
              <w:t xml:space="preserve">MetaboAnalyst</w:t>
            </w:r>
          </w:p>
        </w:tc>
        <w:tc>
          <w:tcPr>
            <w:vAlign w:val="center"/>
          </w:tcPr>
          <w:p w:rsidR="00000000" w:rsidDel="00000000" w:rsidP="00000000" w:rsidRDefault="00000000" w:rsidRPr="00000000" w14:paraId="00000098">
            <w:pPr>
              <w:spacing w:after="120" w:before="120" w:lineRule="auto"/>
              <w:rPr/>
            </w:pPr>
            <w:r w:rsidDel="00000000" w:rsidR="00000000" w:rsidRPr="00000000">
              <w:rPr>
                <w:rtl w:val="0"/>
              </w:rPr>
              <w:t xml:space="preserve">Xia Lab, McGill</w:t>
            </w:r>
          </w:p>
        </w:tc>
        <w:tc>
          <w:tcPr>
            <w:vAlign w:val="center"/>
          </w:tcPr>
          <w:p w:rsidR="00000000" w:rsidDel="00000000" w:rsidP="00000000" w:rsidRDefault="00000000" w:rsidRPr="00000000" w14:paraId="00000099">
            <w:pPr>
              <w:spacing w:after="120" w:before="120" w:lineRule="auto"/>
              <w:rPr/>
            </w:pPr>
            <w:r w:rsidDel="00000000" w:rsidR="00000000" w:rsidRPr="00000000">
              <w:rPr>
                <w:rtl w:val="0"/>
              </w:rPr>
              <w:t xml:space="preserve">RRID:SCR_015539; v5.0</w:t>
            </w:r>
          </w:p>
        </w:tc>
      </w:tr>
      <w:tr>
        <w:trPr>
          <w:cantSplit w:val="0"/>
          <w:tblHeader w:val="0"/>
        </w:trPr>
        <w:tc>
          <w:tcPr>
            <w:vAlign w:val="center"/>
          </w:tcPr>
          <w:p w:rsidR="00000000" w:rsidDel="00000000" w:rsidP="00000000" w:rsidRDefault="00000000" w:rsidRPr="00000000" w14:paraId="0000009A">
            <w:pPr>
              <w:spacing w:after="120" w:before="120" w:lineRule="auto"/>
              <w:rPr/>
            </w:pPr>
            <w:r w:rsidDel="00000000" w:rsidR="00000000" w:rsidRPr="00000000">
              <w:rPr>
                <w:rtl w:val="0"/>
              </w:rPr>
              <w:t xml:space="preserve">Progenesis CoMet</w:t>
            </w:r>
          </w:p>
        </w:tc>
        <w:tc>
          <w:tcPr>
            <w:vAlign w:val="center"/>
          </w:tcPr>
          <w:p w:rsidR="00000000" w:rsidDel="00000000" w:rsidP="00000000" w:rsidRDefault="00000000" w:rsidRPr="00000000" w14:paraId="0000009B">
            <w:pPr>
              <w:spacing w:after="120" w:before="120" w:lineRule="auto"/>
              <w:rPr/>
            </w:pPr>
            <w:r w:rsidDel="00000000" w:rsidR="00000000" w:rsidRPr="00000000">
              <w:rPr>
                <w:rtl w:val="0"/>
              </w:rPr>
              <w:t xml:space="preserve">Waters/Nonlinear Dynamics</w:t>
            </w:r>
          </w:p>
        </w:tc>
        <w:tc>
          <w:tcPr>
            <w:vAlign w:val="center"/>
          </w:tcPr>
          <w:p w:rsidR="00000000" w:rsidDel="00000000" w:rsidP="00000000" w:rsidRDefault="00000000" w:rsidRPr="00000000" w14:paraId="0000009C">
            <w:pPr>
              <w:spacing w:after="120" w:before="120" w:lineRule="auto"/>
              <w:rPr/>
            </w:pPr>
            <w:r w:rsidDel="00000000" w:rsidR="00000000" w:rsidRPr="00000000">
              <w:rPr>
                <w:rtl w:val="0"/>
              </w:rPr>
              <w:t xml:space="preserve">v2.0</w:t>
            </w:r>
          </w:p>
        </w:tc>
      </w:tr>
      <w:tr>
        <w:trPr>
          <w:cantSplit w:val="0"/>
          <w:tblHeader w:val="0"/>
        </w:trPr>
        <w:tc>
          <w:tcPr>
            <w:vAlign w:val="center"/>
          </w:tcPr>
          <w:p w:rsidR="00000000" w:rsidDel="00000000" w:rsidP="00000000" w:rsidRDefault="00000000" w:rsidRPr="00000000" w14:paraId="0000009D">
            <w:pPr>
              <w:spacing w:after="120" w:before="120" w:lineRule="auto"/>
              <w:rPr/>
            </w:pPr>
            <w:r w:rsidDel="00000000" w:rsidR="00000000" w:rsidRPr="00000000">
              <w:rPr>
                <w:rtl w:val="0"/>
              </w:rPr>
              <w:t xml:space="preserve">TraceFinder</w:t>
            </w:r>
          </w:p>
        </w:tc>
        <w:tc>
          <w:tcPr>
            <w:vAlign w:val="center"/>
          </w:tcPr>
          <w:p w:rsidR="00000000" w:rsidDel="00000000" w:rsidP="00000000" w:rsidRDefault="00000000" w:rsidRPr="00000000" w14:paraId="0000009E">
            <w:pPr>
              <w:spacing w:after="120" w:before="120" w:lineRule="auto"/>
              <w:rPr/>
            </w:pPr>
            <w:r w:rsidDel="00000000" w:rsidR="00000000" w:rsidRPr="00000000">
              <w:rPr>
                <w:rtl w:val="0"/>
              </w:rPr>
              <w:t xml:space="preserve">Thermo Scientific</w:t>
            </w:r>
          </w:p>
        </w:tc>
        <w:tc>
          <w:tcPr>
            <w:vAlign w:val="center"/>
          </w:tcPr>
          <w:p w:rsidR="00000000" w:rsidDel="00000000" w:rsidP="00000000" w:rsidRDefault="00000000" w:rsidRPr="00000000" w14:paraId="0000009F">
            <w:pPr>
              <w:spacing w:after="120" w:before="120" w:lineRule="auto"/>
              <w:rPr/>
            </w:pPr>
            <w:r w:rsidDel="00000000" w:rsidR="00000000" w:rsidRPr="00000000">
              <w:rPr>
                <w:rtl w:val="0"/>
              </w:rPr>
              <w:t xml:space="preserve">v3.1</w:t>
            </w:r>
          </w:p>
        </w:tc>
      </w:tr>
      <w:tr>
        <w:trPr>
          <w:cantSplit w:val="0"/>
          <w:tblHeader w:val="0"/>
        </w:trPr>
        <w:tc>
          <w:tcPr>
            <w:vAlign w:val="center"/>
          </w:tcPr>
          <w:p w:rsidR="00000000" w:rsidDel="00000000" w:rsidP="00000000" w:rsidRDefault="00000000" w:rsidRPr="00000000" w14:paraId="000000A0">
            <w:pPr>
              <w:spacing w:after="120" w:before="120" w:lineRule="auto"/>
              <w:rPr/>
            </w:pPr>
            <w:r w:rsidDel="00000000" w:rsidR="00000000" w:rsidRPr="00000000">
              <w:rPr>
                <w:rtl w:val="0"/>
              </w:rPr>
              <w:t xml:space="preserve">SAIGE</w:t>
            </w:r>
          </w:p>
        </w:tc>
        <w:tc>
          <w:tcPr>
            <w:vAlign w:val="center"/>
          </w:tcPr>
          <w:p w:rsidR="00000000" w:rsidDel="00000000" w:rsidP="00000000" w:rsidRDefault="00000000" w:rsidRPr="00000000" w14:paraId="000000A1">
            <w:pPr>
              <w:spacing w:after="120" w:before="120" w:lineRule="auto"/>
              <w:rPr/>
            </w:pPr>
            <w:r w:rsidDel="00000000" w:rsidR="00000000" w:rsidRPr="00000000">
              <w:rPr>
                <w:rtl w:val="0"/>
              </w:rPr>
              <w:t xml:space="preserve">[</w:t>
            </w:r>
            <w:sdt>
              <w:sdtPr>
                <w:id w:val="449552011"/>
                <w:tag w:val="goog_rdk_245"/>
              </w:sdtPr>
              <w:sdtContent>
                <w:ins w:author="Thaker, Vidhu V." w:id="128" w:date="2026-03-23T05:20:00Z">
                  <w:r w:rsidDel="00000000" w:rsidR="00000000" w:rsidRPr="00000000">
                    <w:rPr>
                      <w:rtl w:val="0"/>
                    </w:rPr>
                    <w:t xml:space="preserve">url?</w:t>
                  </w:r>
                </w:ins>
              </w:sdtContent>
            </w:sdt>
            <w:r w:rsidDel="00000000" w:rsidR="00000000" w:rsidRPr="00000000">
              <w:rPr>
                <w:rtl w:val="0"/>
              </w:rPr>
              <w:t xml:space="preserve">]</w:t>
            </w:r>
          </w:p>
        </w:tc>
        <w:tc>
          <w:tcPr>
            <w:vAlign w:val="center"/>
          </w:tcPr>
          <w:p w:rsidR="00000000" w:rsidDel="00000000" w:rsidP="00000000" w:rsidRDefault="00000000" w:rsidRPr="00000000" w14:paraId="000000A2">
            <w:pPr>
              <w:spacing w:after="120" w:before="120" w:lineRule="auto"/>
              <w:rPr/>
            </w:pPr>
            <w:r w:rsidDel="00000000" w:rsidR="00000000" w:rsidRPr="00000000">
              <w:rPr>
                <w:rtl w:val="0"/>
              </w:rPr>
              <w:t xml:space="preserve">[version]</w:t>
            </w:r>
          </w:p>
        </w:tc>
      </w:tr>
      <w:tr>
        <w:trPr>
          <w:cantSplit w:val="0"/>
          <w:tblHeader w:val="0"/>
        </w:trPr>
        <w:tc>
          <w:tcPr>
            <w:vAlign w:val="center"/>
          </w:tcPr>
          <w:p w:rsidR="00000000" w:rsidDel="00000000" w:rsidP="00000000" w:rsidRDefault="00000000" w:rsidRPr="00000000" w14:paraId="000000A3">
            <w:pPr>
              <w:spacing w:after="120" w:before="120" w:lineRule="auto"/>
              <w:rPr/>
            </w:pPr>
            <w:r w:rsidDel="00000000" w:rsidR="00000000" w:rsidRPr="00000000">
              <w:rPr>
                <w:rtl w:val="0"/>
              </w:rPr>
              <w:t xml:space="preserve">PLINK</w:t>
            </w:r>
          </w:p>
        </w:tc>
        <w:tc>
          <w:tcPr>
            <w:vAlign w:val="center"/>
          </w:tcPr>
          <w:p w:rsidR="00000000" w:rsidDel="00000000" w:rsidP="00000000" w:rsidRDefault="00000000" w:rsidRPr="00000000" w14:paraId="000000A4">
            <w:pPr>
              <w:spacing w:after="120" w:before="120" w:lineRule="auto"/>
              <w:rPr/>
            </w:pPr>
            <w:r w:rsidDel="00000000" w:rsidR="00000000" w:rsidRPr="00000000">
              <w:rPr>
                <w:rtl w:val="0"/>
              </w:rPr>
              <w:t xml:space="preserve">Purcell lab</w:t>
            </w:r>
          </w:p>
        </w:tc>
        <w:tc>
          <w:tcPr>
            <w:vAlign w:val="center"/>
          </w:tcPr>
          <w:p w:rsidR="00000000" w:rsidDel="00000000" w:rsidP="00000000" w:rsidRDefault="00000000" w:rsidRPr="00000000" w14:paraId="000000A5">
            <w:pPr>
              <w:spacing w:after="120" w:before="120" w:lineRule="auto"/>
              <w:rPr/>
            </w:pPr>
            <w:r w:rsidDel="00000000" w:rsidR="00000000" w:rsidRPr="00000000">
              <w:rPr>
                <w:rtl w:val="0"/>
              </w:rPr>
              <w:t xml:space="preserve">RRID:SCR_001757; v1.07 / v2.0</w:t>
            </w:r>
          </w:p>
        </w:tc>
      </w:tr>
      <w:tr>
        <w:trPr>
          <w:cantSplit w:val="0"/>
          <w:tblHeader w:val="0"/>
        </w:trPr>
        <w:tc>
          <w:tcPr>
            <w:vAlign w:val="center"/>
          </w:tcPr>
          <w:p w:rsidR="00000000" w:rsidDel="00000000" w:rsidP="00000000" w:rsidRDefault="00000000" w:rsidRPr="00000000" w14:paraId="000000A6">
            <w:pPr>
              <w:spacing w:after="120" w:before="120" w:lineRule="auto"/>
              <w:rPr/>
            </w:pPr>
            <w:r w:rsidDel="00000000" w:rsidR="00000000" w:rsidRPr="00000000">
              <w:rPr>
                <w:rtl w:val="0"/>
              </w:rPr>
              <w:t xml:space="preserve">PLINK2</w:t>
            </w:r>
          </w:p>
        </w:tc>
        <w:tc>
          <w:tcPr>
            <w:vAlign w:val="center"/>
          </w:tcPr>
          <w:p w:rsidR="00000000" w:rsidDel="00000000" w:rsidP="00000000" w:rsidRDefault="00000000" w:rsidRPr="00000000" w14:paraId="000000A7">
            <w:pPr>
              <w:spacing w:after="120" w:before="120" w:lineRule="auto"/>
              <w:rPr/>
            </w:pPr>
            <w:r w:rsidDel="00000000" w:rsidR="00000000" w:rsidRPr="00000000">
              <w:rPr>
                <w:rtl w:val="0"/>
              </w:rPr>
              <w:t xml:space="preserve">Chang et al.</w:t>
            </w:r>
          </w:p>
        </w:tc>
        <w:tc>
          <w:tcPr>
            <w:vAlign w:val="center"/>
          </w:tcPr>
          <w:p w:rsidR="00000000" w:rsidDel="00000000" w:rsidP="00000000" w:rsidRDefault="00000000" w:rsidRPr="00000000" w14:paraId="000000A8">
            <w:pPr>
              <w:spacing w:after="120" w:before="120" w:lineRule="auto"/>
              <w:rPr/>
            </w:pPr>
            <w:r w:rsidDel="00000000" w:rsidR="00000000" w:rsidRPr="00000000">
              <w:rPr>
                <w:rtl w:val="0"/>
              </w:rPr>
              <w:t xml:space="preserve">[</w:t>
            </w:r>
            <w:sdt>
              <w:sdtPr>
                <w:id w:val="400431988"/>
                <w:tag w:val="goog_rdk_246"/>
              </w:sdtPr>
              <w:sdtContent>
                <w:ins w:author="Thaker, Vidhu V." w:id="129" w:date="2026-03-23T05:20:00Z">
                  <w:r w:rsidDel="00000000" w:rsidR="00000000" w:rsidRPr="00000000">
                    <w:rPr>
                      <w:rtl w:val="0"/>
                    </w:rPr>
                    <w:t xml:space="preserve"> </w:t>
                  </w:r>
                </w:ins>
              </w:sdtContent>
            </w:sdt>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9">
            <w:pPr>
              <w:spacing w:after="120" w:before="120" w:lineRule="auto"/>
              <w:rPr/>
            </w:pPr>
            <w:r w:rsidDel="00000000" w:rsidR="00000000" w:rsidRPr="00000000">
              <w:rPr>
                <w:rtl w:val="0"/>
              </w:rPr>
              <w:t xml:space="preserve">SHAPEIT2</w:t>
            </w:r>
          </w:p>
        </w:tc>
        <w:tc>
          <w:tcPr>
            <w:vAlign w:val="center"/>
          </w:tcPr>
          <w:p w:rsidR="00000000" w:rsidDel="00000000" w:rsidP="00000000" w:rsidRDefault="00000000" w:rsidRPr="00000000" w14:paraId="000000AA">
            <w:pPr>
              <w:spacing w:after="120" w:before="120" w:lineRule="auto"/>
              <w:rPr/>
            </w:pPr>
            <w:r w:rsidDel="00000000" w:rsidR="00000000" w:rsidRPr="00000000">
              <w:rPr>
                <w:rtl w:val="0"/>
              </w:rPr>
              <w:t xml:space="preserve">[</w:t>
            </w:r>
            <w:sdt>
              <w:sdtPr>
                <w:id w:val="508734794"/>
                <w:tag w:val="goog_rdk_247"/>
              </w:sdtPr>
              <w:sdtContent>
                <w:ins w:author="Thaker, Vidhu V." w:id="130" w:date="2026-03-23T05:20:00Z">
                  <w:r w:rsidDel="00000000" w:rsidR="00000000" w:rsidRPr="00000000">
                    <w:rPr>
                      <w:rtl w:val="0"/>
                    </w:rPr>
                    <w:t xml:space="preserve"> </w:t>
                  </w:r>
                </w:ins>
              </w:sdtContent>
            </w:sdt>
            <w:r w:rsidDel="00000000" w:rsidR="00000000" w:rsidRPr="00000000">
              <w:rPr>
                <w:rtl w:val="0"/>
              </w:rPr>
              <w:t xml:space="preserve">]</w:t>
            </w:r>
          </w:p>
        </w:tc>
        <w:tc>
          <w:tcPr>
            <w:vAlign w:val="center"/>
          </w:tcPr>
          <w:p w:rsidR="00000000" w:rsidDel="00000000" w:rsidP="00000000" w:rsidRDefault="00000000" w:rsidRPr="00000000" w14:paraId="000000AB">
            <w:pPr>
              <w:spacing w:after="120" w:before="120" w:lineRule="auto"/>
              <w:rPr/>
            </w:pPr>
            <w:r w:rsidDel="00000000" w:rsidR="00000000" w:rsidRPr="00000000">
              <w:rPr>
                <w:rtl w:val="0"/>
              </w:rPr>
              <w:t xml:space="preserve">[</w:t>
            </w:r>
            <w:sdt>
              <w:sdtPr>
                <w:id w:val="-1005053046"/>
                <w:tag w:val="goog_rdk_248"/>
              </w:sdtPr>
              <w:sdtContent>
                <w:ins w:author="Thaker, Vidhu V." w:id="131" w:date="2026-03-23T05:21:00Z">
                  <w:r w:rsidDel="00000000" w:rsidR="00000000" w:rsidRPr="00000000">
                    <w:rPr>
                      <w:rtl w:val="0"/>
                    </w:rPr>
                    <w:t xml:space="preserve"> </w:t>
                  </w:r>
                </w:ins>
              </w:sdtContent>
            </w:sdt>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C">
            <w:pPr>
              <w:spacing w:after="120" w:before="120" w:lineRule="auto"/>
              <w:rPr/>
            </w:pPr>
            <w:r w:rsidDel="00000000" w:rsidR="00000000" w:rsidRPr="00000000">
              <w:rPr>
                <w:rtl w:val="0"/>
              </w:rPr>
              <w:t xml:space="preserve">IMPUTE2</w:t>
            </w:r>
          </w:p>
        </w:tc>
        <w:tc>
          <w:tcPr>
            <w:vAlign w:val="center"/>
          </w:tcPr>
          <w:p w:rsidR="00000000" w:rsidDel="00000000" w:rsidP="00000000" w:rsidRDefault="00000000" w:rsidRPr="00000000" w14:paraId="000000AD">
            <w:pPr>
              <w:spacing w:after="120" w:before="120" w:lineRule="auto"/>
              <w:rPr/>
            </w:pPr>
            <w:r w:rsidDel="00000000" w:rsidR="00000000" w:rsidRPr="00000000">
              <w:rPr>
                <w:rtl w:val="0"/>
              </w:rPr>
              <w:t xml:space="preserve">[</w:t>
            </w:r>
            <w:sdt>
              <w:sdtPr>
                <w:id w:val="-1647551800"/>
                <w:tag w:val="goog_rdk_249"/>
              </w:sdtPr>
              <w:sdtContent>
                <w:ins w:author="Thaker, Vidhu V." w:id="132" w:date="2026-03-23T05:21:00Z">
                  <w:r w:rsidDel="00000000" w:rsidR="00000000" w:rsidRPr="00000000">
                    <w:rPr>
                      <w:rtl w:val="0"/>
                    </w:rPr>
                    <w:t xml:space="preserve"> </w:t>
                  </w:r>
                </w:ins>
              </w:sdtContent>
            </w:sdt>
            <w:r w:rsidDel="00000000" w:rsidR="00000000" w:rsidRPr="00000000">
              <w:rPr>
                <w:rtl w:val="0"/>
              </w:rPr>
              <w:t xml:space="preserve">]</w:t>
            </w:r>
          </w:p>
        </w:tc>
        <w:tc>
          <w:tcPr>
            <w:vAlign w:val="center"/>
          </w:tcPr>
          <w:p w:rsidR="00000000" w:rsidDel="00000000" w:rsidP="00000000" w:rsidRDefault="00000000" w:rsidRPr="00000000" w14:paraId="000000AE">
            <w:pPr>
              <w:spacing w:after="120" w:before="120" w:lineRule="auto"/>
              <w:rPr/>
            </w:pPr>
            <w:r w:rsidDel="00000000" w:rsidR="00000000" w:rsidRPr="00000000">
              <w:rPr>
                <w:rtl w:val="0"/>
              </w:rPr>
              <w:t xml:space="preserve">[</w:t>
            </w:r>
            <w:sdt>
              <w:sdtPr>
                <w:id w:val="-2061612472"/>
                <w:tag w:val="goog_rdk_250"/>
              </w:sdtPr>
              <w:sdtContent>
                <w:ins w:author="Thaker, Vidhu V." w:id="133" w:date="2026-03-23T05:21:00Z">
                  <w:r w:rsidDel="00000000" w:rsidR="00000000" w:rsidRPr="00000000">
                    <w:rPr>
                      <w:rtl w:val="0"/>
                    </w:rPr>
                    <w:t xml:space="preserve"> </w:t>
                  </w:r>
                </w:ins>
              </w:sdtContent>
            </w:sdt>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F">
            <w:pPr>
              <w:spacing w:after="120" w:before="120" w:lineRule="auto"/>
              <w:rPr/>
            </w:pPr>
            <w:r w:rsidDel="00000000" w:rsidR="00000000" w:rsidRPr="00000000">
              <w:rPr>
                <w:rtl w:val="0"/>
              </w:rPr>
              <w:t xml:space="preserve">EIGENSOFT / SMARTPCA</w:t>
            </w:r>
          </w:p>
        </w:tc>
        <w:tc>
          <w:tcPr>
            <w:vAlign w:val="center"/>
          </w:tcPr>
          <w:p w:rsidR="00000000" w:rsidDel="00000000" w:rsidP="00000000" w:rsidRDefault="00000000" w:rsidRPr="00000000" w14:paraId="000000B0">
            <w:pPr>
              <w:spacing w:after="120" w:before="120" w:lineRule="auto"/>
              <w:rPr/>
            </w:pPr>
            <w:r w:rsidDel="00000000" w:rsidR="00000000" w:rsidRPr="00000000">
              <w:rPr>
                <w:rtl w:val="0"/>
              </w:rPr>
              <w:t xml:space="preserve">[</w:t>
            </w:r>
            <w:sdt>
              <w:sdtPr>
                <w:id w:val="-17650235"/>
                <w:tag w:val="goog_rdk_251"/>
              </w:sdtPr>
              <w:sdtContent>
                <w:ins w:author="Thaker, Vidhu V." w:id="134" w:date="2026-03-23T05:21:00Z">
                  <w:r w:rsidDel="00000000" w:rsidR="00000000" w:rsidRPr="00000000">
                    <w:rPr>
                      <w:rtl w:val="0"/>
                    </w:rPr>
                    <w:t xml:space="preserve"> </w:t>
                  </w:r>
                </w:ins>
              </w:sdtContent>
            </w:sdt>
            <w:r w:rsidDel="00000000" w:rsidR="00000000" w:rsidRPr="00000000">
              <w:rPr>
                <w:rtl w:val="0"/>
              </w:rPr>
              <w:t xml:space="preserve">]</w:t>
            </w:r>
          </w:p>
        </w:tc>
        <w:tc>
          <w:tcPr>
            <w:vAlign w:val="center"/>
          </w:tcPr>
          <w:p w:rsidR="00000000" w:rsidDel="00000000" w:rsidP="00000000" w:rsidRDefault="00000000" w:rsidRPr="00000000" w14:paraId="000000B1">
            <w:pPr>
              <w:spacing w:after="120" w:before="120" w:lineRule="auto"/>
              <w:rPr/>
            </w:pPr>
            <w:r w:rsidDel="00000000" w:rsidR="00000000" w:rsidRPr="00000000">
              <w:rPr>
                <w:rtl w:val="0"/>
              </w:rPr>
              <w:t xml:space="preserve">[</w:t>
            </w:r>
            <w:sdt>
              <w:sdtPr>
                <w:id w:val="919755631"/>
                <w:tag w:val="goog_rdk_252"/>
              </w:sdtPr>
              <w:sdtContent>
                <w:ins w:author="Thaker, Vidhu V." w:id="135" w:date="2026-03-23T05:21:00Z">
                  <w:r w:rsidDel="00000000" w:rsidR="00000000" w:rsidRPr="00000000">
                    <w:rPr>
                      <w:rtl w:val="0"/>
                    </w:rPr>
                    <w:t xml:space="preserve"> </w:t>
                  </w:r>
                </w:ins>
              </w:sdtContent>
            </w:sdt>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B2">
            <w:pPr>
              <w:spacing w:after="120" w:before="120" w:lineRule="auto"/>
              <w:rPr/>
            </w:pPr>
            <w:r w:rsidDel="00000000" w:rsidR="00000000" w:rsidRPr="00000000">
              <w:rPr>
                <w:rtl w:val="0"/>
              </w:rPr>
              <w:t xml:space="preserve">LocusZoom</w:t>
            </w:r>
          </w:p>
        </w:tc>
        <w:tc>
          <w:tcPr>
            <w:vAlign w:val="center"/>
          </w:tcPr>
          <w:p w:rsidR="00000000" w:rsidDel="00000000" w:rsidP="00000000" w:rsidRDefault="00000000" w:rsidRPr="00000000" w14:paraId="000000B3">
            <w:pPr>
              <w:spacing w:after="120" w:before="120" w:lineRule="auto"/>
              <w:rPr/>
            </w:pPr>
            <w:r w:rsidDel="00000000" w:rsidR="00000000" w:rsidRPr="00000000">
              <w:rPr>
                <w:rtl w:val="0"/>
              </w:rPr>
              <w:t xml:space="preserve">University of Michigan</w:t>
            </w:r>
          </w:p>
        </w:tc>
        <w:tc>
          <w:tcPr>
            <w:vAlign w:val="center"/>
          </w:tcPr>
          <w:p w:rsidR="00000000" w:rsidDel="00000000" w:rsidP="00000000" w:rsidRDefault="00000000" w:rsidRPr="00000000" w14:paraId="000000B4">
            <w:pPr>
              <w:spacing w:after="120" w:before="120" w:lineRule="auto"/>
              <w:rPr/>
            </w:pPr>
            <w:r w:rsidDel="00000000" w:rsidR="00000000" w:rsidRPr="00000000">
              <w:rPr>
                <w:rtl w:val="0"/>
              </w:rPr>
              <w:t xml:space="preserve">RRID:SCR_017374</w:t>
            </w:r>
          </w:p>
        </w:tc>
      </w:tr>
      <w:tr>
        <w:trPr>
          <w:cantSplit w:val="0"/>
          <w:tblHeader w:val="0"/>
        </w:trPr>
        <w:tc>
          <w:tcPr>
            <w:vAlign w:val="center"/>
          </w:tcPr>
          <w:p w:rsidR="00000000" w:rsidDel="00000000" w:rsidP="00000000" w:rsidRDefault="00000000" w:rsidRPr="00000000" w14:paraId="000000B5">
            <w:pPr>
              <w:spacing w:after="120" w:before="120" w:lineRule="auto"/>
              <w:rPr/>
            </w:pPr>
            <w:r w:rsidDel="00000000" w:rsidR="00000000" w:rsidRPr="00000000">
              <w:rPr>
                <w:b w:val="1"/>
                <w:bCs w:val="1"/>
                <w:rtl w:val="0"/>
              </w:rPr>
              <w:t xml:space="preserve">Critical commercial assays</w:t>
            </w:r>
            <w:r w:rsidDel="00000000" w:rsidR="00000000" w:rsidRPr="00000000">
              <w:rPr>
                <w:rtl w:val="0"/>
              </w:rPr>
            </w:r>
          </w:p>
        </w:tc>
        <w:tc>
          <w:tcPr>
            <w:vAlign w:val="center"/>
          </w:tcPr>
          <w:p w:rsidR="00000000" w:rsidDel="00000000" w:rsidP="00000000" w:rsidRDefault="00000000" w:rsidRPr="00000000" w14:paraId="000000B6">
            <w:pPr>
              <w:spacing w:after="120" w:before="120" w:lineRule="auto"/>
              <w:rPr/>
            </w:pPr>
            <w:r w:rsidDel="00000000" w:rsidR="00000000" w:rsidRPr="00000000">
              <w:rPr>
                <w:rtl w:val="0"/>
              </w:rPr>
            </w:r>
          </w:p>
        </w:tc>
        <w:tc>
          <w:tcPr>
            <w:vAlign w:val="center"/>
          </w:tcPr>
          <w:p w:rsidR="00000000" w:rsidDel="00000000" w:rsidP="00000000" w:rsidRDefault="00000000" w:rsidRPr="00000000" w14:paraId="000000B7">
            <w:pPr>
              <w:spacing w:after="120" w:before="12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120" w:before="120" w:lineRule="auto"/>
              <w:rPr/>
            </w:pPr>
            <w:r w:rsidDel="00000000" w:rsidR="00000000" w:rsidRPr="00000000">
              <w:rPr>
                <w:rtl w:val="0"/>
              </w:rPr>
              <w:t xml:space="preserve">Q Exactive LC-MS</w:t>
            </w:r>
          </w:p>
        </w:tc>
        <w:tc>
          <w:tcPr>
            <w:vAlign w:val="center"/>
          </w:tcPr>
          <w:p w:rsidR="00000000" w:rsidDel="00000000" w:rsidP="00000000" w:rsidRDefault="00000000" w:rsidRPr="00000000" w14:paraId="000000B9">
            <w:pPr>
              <w:spacing w:after="120" w:before="120" w:lineRule="auto"/>
              <w:rPr/>
            </w:pPr>
            <w:r w:rsidDel="00000000" w:rsidR="00000000" w:rsidRPr="00000000">
              <w:rPr>
                <w:rtl w:val="0"/>
              </w:rPr>
              <w:t xml:space="preserve">Thermo Scientific</w:t>
            </w:r>
          </w:p>
        </w:tc>
        <w:tc>
          <w:tcPr>
            <w:vAlign w:val="center"/>
          </w:tcPr>
          <w:p w:rsidR="00000000" w:rsidDel="00000000" w:rsidP="00000000" w:rsidRDefault="00000000" w:rsidRPr="00000000" w14:paraId="000000BA">
            <w:pPr>
              <w:spacing w:after="120" w:before="120" w:lineRule="auto"/>
              <w:rPr/>
            </w:pPr>
            <w:r w:rsidDel="00000000" w:rsidR="00000000" w:rsidRPr="00000000">
              <w:rPr>
                <w:rtl w:val="0"/>
              </w:rPr>
              <w:t xml:space="preserve">[Cat#]</w:t>
            </w:r>
          </w:p>
        </w:tc>
      </w:tr>
      <w:tr>
        <w:trPr>
          <w:cantSplit w:val="0"/>
          <w:tblHeader w:val="0"/>
        </w:trPr>
        <w:tc>
          <w:tcPr>
            <w:vAlign w:val="center"/>
          </w:tcPr>
          <w:p w:rsidR="00000000" w:rsidDel="00000000" w:rsidP="00000000" w:rsidRDefault="00000000" w:rsidRPr="00000000" w14:paraId="000000BB">
            <w:pPr>
              <w:spacing w:after="120" w:before="120" w:lineRule="auto"/>
              <w:rPr/>
            </w:pPr>
            <w:r w:rsidDel="00000000" w:rsidR="00000000" w:rsidRPr="00000000">
              <w:rPr>
                <w:b w:val="1"/>
                <w:bCs w:val="1"/>
                <w:rtl w:val="0"/>
              </w:rPr>
              <w:t xml:space="preserve">Other</w:t>
            </w:r>
            <w:r w:rsidDel="00000000" w:rsidR="00000000" w:rsidRPr="00000000">
              <w:rPr>
                <w:rtl w:val="0"/>
              </w:rPr>
            </w:r>
          </w:p>
        </w:tc>
        <w:tc>
          <w:tcPr>
            <w:vAlign w:val="center"/>
          </w:tcPr>
          <w:p w:rsidR="00000000" w:rsidDel="00000000" w:rsidP="00000000" w:rsidRDefault="00000000" w:rsidRPr="00000000" w14:paraId="000000BC">
            <w:pPr>
              <w:spacing w:after="120" w:before="120" w:lineRule="auto"/>
              <w:rPr/>
            </w:pPr>
            <w:r w:rsidDel="00000000" w:rsidR="00000000" w:rsidRPr="00000000">
              <w:rPr>
                <w:rtl w:val="0"/>
              </w:rPr>
            </w:r>
          </w:p>
        </w:tc>
        <w:tc>
          <w:tcPr>
            <w:vAlign w:val="center"/>
          </w:tcPr>
          <w:p w:rsidR="00000000" w:rsidDel="00000000" w:rsidP="00000000" w:rsidRDefault="00000000" w:rsidRPr="00000000" w14:paraId="000000BD">
            <w:pPr>
              <w:spacing w:after="120" w:before="12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spacing w:after="120" w:before="120" w:lineRule="auto"/>
              <w:rPr/>
            </w:pPr>
            <w:r w:rsidDel="00000000" w:rsidR="00000000" w:rsidRPr="00000000">
              <w:rPr>
                <w:rtl w:val="0"/>
              </w:rPr>
              <w:t xml:space="preserve">1000 Genomes Phase 1 v3 reference panel</w:t>
            </w:r>
          </w:p>
        </w:tc>
        <w:tc>
          <w:tcPr>
            <w:vAlign w:val="center"/>
          </w:tcPr>
          <w:p w:rsidR="00000000" w:rsidDel="00000000" w:rsidP="00000000" w:rsidRDefault="00000000" w:rsidRPr="00000000" w14:paraId="000000BF">
            <w:pPr>
              <w:spacing w:after="120" w:before="120" w:lineRule="auto"/>
              <w:rPr/>
            </w:pPr>
            <w:r w:rsidDel="00000000" w:rsidR="00000000" w:rsidRPr="00000000">
              <w:rPr>
                <w:rtl w:val="0"/>
              </w:rPr>
              <w:t xml:space="preserve">1000 Genomes Consortium</w:t>
            </w:r>
          </w:p>
        </w:tc>
        <w:tc>
          <w:tcPr>
            <w:vAlign w:val="center"/>
          </w:tcPr>
          <w:p w:rsidR="00000000" w:rsidDel="00000000" w:rsidP="00000000" w:rsidRDefault="00000000" w:rsidRPr="00000000" w14:paraId="000000C0">
            <w:pPr>
              <w:spacing w:after="120" w:before="120" w:lineRule="auto"/>
              <w:rPr/>
            </w:pPr>
            <w:r w:rsidDel="00000000" w:rsidR="00000000" w:rsidRPr="00000000">
              <w:rPr>
                <w:rtl w:val="0"/>
              </w:rPr>
              <w:t xml:space="preserve">[</w:t>
            </w:r>
            <w:sdt>
              <w:sdtPr>
                <w:id w:val="1650031845"/>
                <w:tag w:val="goog_rdk_253"/>
              </w:sdtPr>
              <w:sdtContent>
                <w:ins w:author="Thaker, Vidhu V." w:id="136" w:date="2026-03-23T05:20:00Z">
                  <w:r w:rsidDel="00000000" w:rsidR="00000000" w:rsidRPr="00000000">
                    <w:rPr>
                      <w:rtl w:val="0"/>
                    </w:rPr>
                    <w:t xml:space="preserve"> </w:t>
                  </w:r>
                </w:ins>
              </w:sdtContent>
            </w:sdt>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C1">
            <w:pPr>
              <w:spacing w:after="120" w:before="120" w:lineRule="auto"/>
              <w:rPr/>
            </w:pPr>
            <w:r w:rsidDel="00000000" w:rsidR="00000000" w:rsidRPr="00000000">
              <w:rPr>
                <w:rtl w:val="0"/>
              </w:rPr>
              <w:t xml:space="preserve">Analysis code for MetRS and GWAS</w:t>
            </w:r>
          </w:p>
        </w:tc>
        <w:tc>
          <w:tcPr>
            <w:vAlign w:val="center"/>
          </w:tcPr>
          <w:p w:rsidR="00000000" w:rsidDel="00000000" w:rsidP="00000000" w:rsidRDefault="00000000" w:rsidRPr="00000000" w14:paraId="000000C2">
            <w:pPr>
              <w:spacing w:after="120" w:before="120" w:lineRule="auto"/>
              <w:rPr/>
            </w:pPr>
            <w:r w:rsidDel="00000000" w:rsidR="00000000" w:rsidRPr="00000000">
              <w:rPr>
                <w:rtl w:val="0"/>
              </w:rPr>
              <w:t xml:space="preserve">This study</w:t>
            </w:r>
          </w:p>
        </w:tc>
        <w:tc>
          <w:tcPr>
            <w:vAlign w:val="center"/>
          </w:tcPr>
          <w:p w:rsidR="00000000" w:rsidDel="00000000" w:rsidP="00000000" w:rsidRDefault="00000000" w:rsidRPr="00000000" w14:paraId="000000C3">
            <w:pPr>
              <w:spacing w:after="120" w:before="120" w:lineRule="auto"/>
              <w:rPr/>
            </w:pPr>
            <w:r w:rsidDel="00000000" w:rsidR="00000000" w:rsidRPr="00000000">
              <w:rPr>
                <w:rtl w:val="0"/>
              </w:rPr>
              <w:t xml:space="preserve">[</w:t>
            </w:r>
            <w:sdt>
              <w:sdtPr>
                <w:id w:val="-1011451940"/>
                <w:tag w:val="goog_rdk_254"/>
              </w:sdtPr>
              <w:sdtContent>
                <w:ins w:author="Thaker, Vidhu V." w:id="137" w:date="2026-03-23T05:20:00Z">
                  <w:r w:rsidDel="00000000" w:rsidR="00000000" w:rsidRPr="00000000">
                    <w:rPr>
                      <w:rtl w:val="0"/>
                    </w:rPr>
                    <w:t xml:space="preserve">? </w:t>
                  </w:r>
                </w:ins>
              </w:sdtContent>
            </w:sdt>
            <w:r w:rsidDel="00000000" w:rsidR="00000000" w:rsidRPr="00000000">
              <w:rPr>
                <w:rtl w:val="0"/>
              </w:rPr>
              <w:t xml:space="preserve">GitHub/Zenodo DOI]</w:t>
            </w:r>
          </w:p>
        </w:tc>
      </w:tr>
    </w:tbl>
    <w:p w:rsidR="00000000" w:rsidDel="00000000" w:rsidP="00000000" w:rsidRDefault="00000000" w:rsidRPr="00000000" w14:paraId="000000C4">
      <w:pPr>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Berg, S., Stickle, H., Rose, S.J., and Nemec, E.C. (2025). Discontinuing glucagon-like peptide-1 receptor agonists and body habitus: A systematic review and meta-analysis. Obes Rev, e13929. 10.1111/obr.13929.</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Dicker, D., Sagy, Y.W., Ramot, N., Battat, E., Greenland, P., Arbel, R., Lavie, G., and Reges, O. (2024). Bariatric Metabolic Surgery vs Glucagon-Like Peptide-1 Receptor Agonists and Mortality. JAMA Netw Open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e2415392. 10.1001/jamanetworkopen.2024.15392.</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Elmaleh-Sachs, A., Schwartz, J.L., Bramante, C.T., Nicklas, J.M., Gudzune, K.A., and Jay, M. (2023). Obesity Management in Adults: A Review. Jama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2000–2015. 10.1001/jama.2023.19897.</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Klair, N., Patel, U., Saxena, A., Patel, D., Ayesha, I.E., Monson, N.R., and Ramphall, S. (2023). What Is Best for Weight Loss? A Comparative Review of the Safety and Efficacy of Bariatric Surgery Versus Glucagon-Like Peptide-1 Analogue. Cureus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e46197. 10.7759/cureus.46197.</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425–431. 10.1016/j.soard.2024.01.012.</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774–783. 10.1016/j.surg.2018.06.008.</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English, W.J., Spann, M.D., Aher, C.V., and Williams, D.B. (2020). Cardiovascular risk reduction following metabolic and bariatric surgery. Ann Transl 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S12. 10.21037/atm.2020.01.88.</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Sharples, A.J., and Mahawar, K. (2020). Systematic Review and Meta-Analysis of Randomised Controlled Trials Comparing Long-Term Outcomes of Roux-En-Y Gastric Bypass and Sleeve Gastrectomy.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664–672. 10.1007/s11695-019-04235-2.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tab/>
        <w:t xml:space="preserve">Courcoulas, A.P., Christian, N.J., Belle, S.H., Berk, P.D., Flum, D.R., Garcia, L., Horlick, M., Kalarchian, M.A., King, W.C., Mitchell, J.E., et al. (2013). Weight change and health outcomes at 3 years after bariatric surgery among individuals with severe obesity. Jama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2416–2425. 10.1001/jama.2013.280928.</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tab/>
        <w:t xml:space="preserve">Manning, S., Pucci, A., Carter, N.C., Elkalaawy, M., Querci, G., Magno, S., Tamberi, A., Finer, N., Fiennes, A.G., Hashemi, M., et al. (2015). Early postoperative weight loss predicts maximal weight loss after sleeve gastrectomy and Roux-en-Y gastric bypass. Surg Endosc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1484–1491. 10.1007/s00464-014-3829-7.</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Lent, M.R., Hu, Y., Benotti, P.N., Petrick, A.T., Wood, G.C., Still, C.D., and Kirchner, H.L. (2018). Demographic, clinical, and behavioral determinants of 7-year weight change trajectories in Roux-en-Y gastric bypass patients.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1680–1685. 10.1016/j.soard.2018.07.023.</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Dent, R., McPherson, R., and Harper, M.E. (2020). Factors affecting weight loss variability in obesity. Metabolism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154388. 10.1016/j.metabol.2020.154388.</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Giordano, S., and Victorzon, M. (2018). Laparoscopic Roux-En-Y Gastric Bypass in Elderly Patients (60 Years or Older): A Meta-Analysis of Comparative Studies. Scand J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6–13. 10.1177/1457496917731183.</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Admiraal, W.M., Celik, F., Gerdes, V.E., Dallal, R.M., Hoekstra, J.B., and Holleman, F. (2012). Ethnic differences in weight loss and diabetes remission after bariatric surgery: a meta-analysis. Diabetes Care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1951–1958. 10.2337/dc12-0260.</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Azar, M., Nikpay, M., Harper, M.E., McPherson, R., and Dent, R. (2016). Can response to dietary restriction predict weight loss after Roux-en-Y gastroplasty? Obesity (Silver Spring)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805–811. 10.1002/oby.21395.</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Fennig, U., Snir, A., Halifa-Kurzman, I., Sela, A., Hadas, A., and Fennig, S. (2019). Pre-surgical Weight Loss Predicts Post-surgical Weight Loss Trajectories in Adolescents Enrolled in a Bariatric Program.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1154–1163. 10.1007/s11695-018-03649-8.</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tab/>
        <w:t xml:space="preserve">Livhits, M., Mercado, C., Yermilov, I., Parikh, J.A., Dutson, E., Mehran, A., Ko, C.Y., and Gibbons, M.M. (2012). Preoperative predictors of weight loss following bariatric surgery: systematic review.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70–89. 10.1007/s11695-011-0472-4.</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tab/>
        <w:t xml:space="preserve">Kourounis, G., Kong, C.Y., Logue, J., and Gibson, S. (2020). Weight loss in adults following bariatric surgery, a systematic review of preoperative behavioural predictors. Clinical Obesity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10.1111/cob.12392.</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tab/>
        <w:t xml:space="preserve">A, A.-S. (2021). The Future of Bariatric Surgery and Genetics. In Laparoscopic Sleeve Gastrectomy, (Springer,). 10.1007/978-3-030-57373-7_6.</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tab/>
        <w:t xml:space="preserve">Mootha, V.K., and Hirschhorn, J.N. (2010). Inborn variation in metabolism.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97–98. 10.1038/ng0210-97.</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Cheng, S., Rhee, E.P., Larson, M.G., Lewis, G.D., McCabe, E.L., Shen, D., Palma, M.J., Roberts, L.D., Dejam, A., Souza, A.L., et al. (2012). Metabolite profiling identifies pathways associated with metabolic risk in humans. Circulation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2222–2231. 10.1161/circulationaha.111.067827.</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80re82. 10.1126/scitranslmed.3002043.</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3150–3156. 10.2337/dc14-0195.</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538–551. 10.1016/j.molmet.2016.04.006.</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1109–1118. 10.1016/j.soard.2015.01.011.</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tab/>
        <w:t xml:space="preserve">Courcoulas, A.P., King, W.C., Belle, S.H., Berk, P., Flum, D.R., Garcia, L., Gourash, W., Horlick, M., Mitchell, J.E., Pomp, A., et al. (2018). Seven-Year Weight Trajectories and Health Outcomes in the Longitudinal Assessment of Bariatric Surgery (LABS) Study. JAMA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427–434. 10.1001/jamasurg.2017.5025.</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tab/>
        <w:t xml:space="preserve">Hinerman, A.S., Barinas-Mitchell, E.J.M., El Khoudary, S.R., Courcoulas, A.P., Wahed, A.S., and King, W.C. (2020). Change in predicted 10-year and lifetime cardiovascular disease risk after Roux-en-Y gastric bypass.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1011–1021. 10.1016/j.soard.2020.04.011.</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1144–1154. 10.1007/s10620-019-05714-3.</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1596–1606. 10.1038/s41366-020-0603-x.</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tab/>
        <w:t xml:space="preserve">Brethauer, S.A., Kim, J., el Chaar, M., Papasavas, P., Eisenberg, D., Rogers, A., Ballem, N., Kligman, M., Kothari, S., and Committee, A.C.I. (2015). Standardized outcomes reporting in metabolic and bariatric surgery.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489–506. 10.1016/j.soard.2015.02.003.</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Li, D., Lewinger, J.P., Gauderman, W.J., Murcray, C.E., and Conti, D. (2011). Using extreme phenotype sampling to identify the rare causal variants of quantitative traits in association studies. Genet Epidemiol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790–799. 10.1002/gepi.20628.</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Peloso, G.M., Rader, D.J., Gabriel, S., Kathiresan, S., Daly, M.J., and Neale, B.M. (2016). Phenotypic extremes in rare variant study designs. Eur J Hum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924–930. 10.1038/ejhg.2015.197.</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van Buuren, S., and Groothuis-Oudshoorn, K. (2011). mice: Multivariate Imputation by Chained Equations in R. Journal of Statistical Software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 67. 10.18637/jss.v045.i03.</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tab/>
        <w:t xml:space="preserve">Shantavasinkul, P.C., Omotosho, P., Corsino, L., Portenier, D., and Torquati, A. (2016). Predictors of weight regain in patients who underwent Roux-en-Y gastric bypass surgery.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1640–1645. 10.1016/j.soard.2016.08.028.</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tab/>
        <w:t xml:space="preserve">Voorwinde, V., Steenhuis, I.H.M., Janssen, I.M.C., Monpellier, V.M., and van Stralen, M.M. (2020). Definitions of Long-Term Weight Regain and Their Associations with Clinical Outcomes.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527–536. 10.1007/s11695-019-04210-x.</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tab/>
        <w:t xml:space="preserve">Bagheri, M., Wang, C., Shi, M., Manouchehri, A., Murray, K.T., Murphy, M.B., Shaffer, C.M., Singh, K., Davis, L.K., Jarvik, G.P., et al. (2021). The genetic architecture of plasma kynurenine includes cardiometabolic disease mechanisms associated with the SH2B3 gene. Sci Rep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15652. 10.1038/s41598-021-95154-9.</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tab/>
        <w:t xml:space="preserve">Sinclair, L.V., Neyens, D., Ramsay, G., Taylor, P.M., and Cantrell, D.A. (2018). Single cell analysis of kynurenine and System L amino acid transport in T cells. Nat Commun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1981. 10.1038/s41467-018-04366-7.</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tab/>
        <w:t xml:space="preserve">Rinaldo, P., Matern, D., and Bennett, M.J. (2002). Fatty acid oxidation disorders. Annu Rev Physiol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477–502. 10.1146/annurev.physiol.64.082201.154705.</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tab/>
        <w:t xml:space="preserve">Wanders, R.J. (2004). Peroxisomes, lipid metabolism, and peroxisomal disorders. Mol Genet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16–27. 10.1016/j.ymgme.2004.08.016.</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tab/>
        <w:t xml:space="preserve">Spite, M., Claria, J., and Serhan, C.N. (2014). Resolvins, specialized proresolving lipid mediators, and their potential roles in metabolic diseases. Cell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21–36. 10.1016/j.cmet.2013.10.006.</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Epand, R.M. (2006). Cholesterol and the interaction of proteins with membrane domains. Prog Lipid 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279–294. 10.1016/j.plipres.2006.02.001.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Meech, R., Hu, D.G., McKinnon, R.A., Mubarokah, S.N., Haines, A.Z., Nair, P.C., Rowland, A., and Mackenzie, P.I. (2019). The UDP-Glycosyltransferase (UGT) Superfamily: New Members, New Functions, and Novel Paradigms. Physiol Rev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1153–1222. 10.1152/physrev.00058.2017.</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Yang, G., Ge, S., Singh, R., Basu, S., Shatzer, K., Zen, M., Liu, J., Tu, Y., Zhang, C., Wei, J., et al. (2017). Glucuronidation: driving factors and their impact on glucuronide disposition. Drug Metab Rev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105–138. 10.1080/03602532.2017.1293682.</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tab/>
        <w:t xml:space="preserve">Wang, Q., Lin, H., Shen, C., Zhang, M., Wang, X., Yuan, M., Yuan, M., Jia, S., Cao, Z., Wu, C., et al. (2023). Gut microbiota regulates postprandial GLP-1 response via ileal bile acid-TGR5 signaling. Gut Microbes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2274124. 10.1080/19490976.2023.2274124.</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tab/>
        <w:t xml:space="preserve">Martinez-Guryn, K., Hubert, N., Frazier, K., Urlass, S., Musch, M.W., Ojeda, P., Pierre, J.F., Miyoshi, J., Sontag, T.J., Cham, C.M., et al. (2018). Small Intestine Microbiota Regulate Host Digestive and Absorptive Adaptive Responses to Dietary Lipids. Cell Host Microbe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458–469 e455. 10.1016/j.chom.2018.03.011.</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tab/>
        <w:t xml:space="preserve">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13670. 10.1038/s41598-017-13722-4.</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tab/>
        <w:t xml:space="preserve">Wu, Z., Hou, Y., Dai, Z., Hu, C.A., and Wu, G. (2019). Metabolism, Nutrition, and Redox Signaling of Hydroxyproline. Antioxid Redox Signal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674–682. 10.1089/ars.2017.7338.</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tab/>
        <w:t xml:space="preserve">Akiyama, Y., and Ivanov, P. (2024). Oxidative Stress, Transfer RNA Metabolism, and Protein Synthesis. Antioxid Redox Signal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715–735. 10.1089/ars.2022.0206.</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114–122. 10.1016/j.yjmcc.2017.05.001.</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Holm, L.J., and Buschard, K. (2019). L-serine: a neglected amino acid with a potential therapeutic role in diabetes. Apmis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655–659. 10.1111/apm.12987.</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Shan, S., and Hoffman, J.M. (2025). Serine metabolism in aging and age-related diseases. Geroscience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611–630. 10.1007/s11357-024-01444-1.</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488–498. 10.1016/j.bbadis.2017.11.009.</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tab/>
        <w:t xml:space="preserve">Zhou, X., Zhang, H., He, L., Wu, X., and Yin, Y. (2018). Long-Term l-Serine Administration Reduces Food Intake and Improves Oxidative Stress and Sirt1/NFκB Signaling in the Hypothalamus of Aging Mice. Front Endocrinol (Lausanne)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476. 10.3389/fendo.2018.00476.</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tab/>
        <w:t xml:space="preserve">Roberts, L.D., Bostrom, P., O'Sullivan, J.F., Schinzel, R.T., Lewis, G.D., Dejam, A., Lee, Y.K., Palma, M.J., Calhoun, S., Georgiadi, A., et al. (2014). beta-Aminoisobutyric acid induces browning of white fat and hepatic beta-oxidation and is inversely correlated with cardiometabolic risk factors. Cell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96–108. 10.1016/j.cmet.2013.12.003.</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tab/>
        <w:t xml:space="preserve">Tanianskii, D.A., Jarzebska, N., Birkenfeld, A.L., O'Sullivan, J.F., and Rodionov, R.N. (2019). Beta-Aminoisobutyric Acid as a Novel Regulator of Carbohydrate and Lipid Metabolism. Nutrients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10.3390/nu11030524.</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864–872. 10.1161/CIRCGENETICS.113.000264.</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tab/>
        <w:t xml:space="preserve">Huang, T., Song, J., Gao, J., Cheng, J., Xie, H., Zhang, L., Wang, Y.H., Gao, Z., Wang, Y., Wang, X., et al. (2022). Adipocyte-derived kynurenine promotes obesity and insulin resistance by activating the AhR/STAT3/IL-6 signaling. Nat Commun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3489. 10.1038/s41467-022-31126-5.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tab/>
        <w:t xml:space="preserve">Karetnikova, E.S., Jarzebska, N., Markov, A.G., Weiss, N., Lentz, S.R., and Rodionov, R.N. (2019). Is Homoarginine a Protective Cardiovascular Risk Factor? Arterioscler Thromb Vasc Biol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869–875. 10.1161/atvbaha.118.312218.</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tab/>
        <w:t xml:space="preserve">Wolfgang, M.J., and Lane, M.D. (2006). The role of hypothalamic malonyl-CoA in energy homeostasis. J Biol Chem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37265–37269. 10.1074/jbc.R600016200.</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tab/>
        <w:t xml:space="preserve">Barnett, I.J., Lee, S., and Lin, X. (2013). Detecting rare variant effects using extreme phenotype sampling in sequencing association studies. Genet Epidemiol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142–151. 10.1002/gepi.21699.</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tab/>
        <w:t xml:space="preserve">Guey, L.T., Kravic, J., Melander, O., Burtt, N.P., Laramie, J.M., Lyssenko, V., Jonsson, A., Lindholm, E., Tuomi, T., Isomaa, B., et al. (2011). Power in the phenotypic extremes: a simulation study of power in discovery and replication of rare variants. Genet Epidemiol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236–246. 10.1002/gepi.20572.</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tab/>
        <w:t xml:space="preserve">Fujita, P.A., Rhead, B., Zweig, A.S., Hinrichs, A.S., Karolchik, D., Cline, M.S., Goldman, M., Barber, G.P., Clawson, H., Coelho, A., et al. (2011). The UCSC Genome Browser database: update 2011. Nucleic acids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D876–882. 10.1093/nar/gkq963.</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tab/>
        <w:t xml:space="preserve">Price, A.L., Patterson, N.J., Plenge, R.M., Weinblatt, M.E., Shadick, N.A., and Reich, D. (2006). Principal components analysis corrects for stratification in genome-wide association studies.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904–909. 10.1038/ng1847.</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tab/>
        <w:t xml:space="preserve">Purcell, S., Neale, B., Todd-Brown, K., Thomas, L., Ferreira, M.A., Bender, D., Maller, J., Sklar, P., de Bakker, P.I., Daly, M.J., and Sham, P.C. (2007). PLINK: a tool set for whole-genome association and population-based linkage analyses. Am J Hum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559–575. 10.1086/519795.</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tab/>
        <w:t xml:space="preserve">Delaneau, O., Zagury, J.F., and Marchini, J. (2013). Improved whole-chromosome phasing for disease and population genetic studies. Nat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5–6. 10.1038/nmeth.2307.</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tab/>
        <w:t xml:space="preserve">Howie, B., Fuchsberger, C., Stephens, M., Marchini, J., and Abecasis, G.R. (2012). Fast and accurate genotype imputation in genome-wide association studies through pre-phasing.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955–959. 10.1038/ng.2354.</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tab/>
        <w:t xml:space="preserve">Genomes Project, C., Abecasis, G.R., Auton, A., Brooks, L.D., DePristo, M.A., Durbin, R.M., Handsaker, R.E., Kang, H.M., Marth, G.T., and McVean, G.A. (2012). An integrated map of genetic variation from 1,092 human genomes. Nature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491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56–65. 10.1038/nature11632.</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1335–1341. 10.1038/s41588-018-0184-y.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tab/>
        <w:t xml:space="preserve">Lelong, S., Zhou, X., Afrasiabi, C., Qian, Z., Cano, M.A., Tsueng, G., Xin, J., Mullen, J., Yao, Y., Avila, R., et al. (2022). BioThings SDK: a toolkit for building high-performance data APIs in biomedical research. Bioinformatics. 10.1093/bioinformatics/btac017.</w:t>
      </w:r>
    </w:p>
    <w:p w:rsidR="00000000" w:rsidDel="00000000" w:rsidP="00000000" w:rsidRDefault="00000000" w:rsidRPr="00000000" w14:paraId="0000010D">
      <w:pPr>
        <w:spacing w:line="48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line="480" w:lineRule="auto"/>
        <w:rPr>
          <w:b w:val="1"/>
          <w:bCs w:val="1"/>
        </w:rPr>
      </w:pPr>
      <w:r w:rsidDel="00000000" w:rsidR="00000000" w:rsidRPr="00000000">
        <w:rPr>
          <w:b w:val="1"/>
          <w:bCs w:val="1"/>
          <w:rtl w:val="0"/>
        </w:rPr>
        <w:t xml:space="preserve">Figure legends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Weight trajectory modeling, subject selection, and study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Broken-stick linear mixed-effects model fitted to the EBW data with knots at 6, 12, and 24 months, enabling interpolation across time points and estimating individual-specific weight trajectories over 7 years.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plot of observed and predicted EBW from the broken-stick linear mixed-effects model.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36, median 7.2 years post-op) and an obesity extremes cohort from the Estonian Biobank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198). Genetic associations with key metabolites were assessed in the Framingham Heart Study.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Metabolite Risk Score (MetRS).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Metabolites included in the MetRS, </w:t>
      </w:r>
      <w:sdt>
        <w:sdtPr>
          <w:id w:val="82568172"/>
          <w:tag w:val="goog_rdk_255"/>
        </w:sdtPr>
        <w:sdtContent>
          <w:commentRangeStart w:id="52"/>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Figure 3. Metabolite Risk Score (MetRS) performance in the LABS-2 cohort. a. </w:t>
      </w:r>
      <w:r w:rsidDel="00000000" w:rsidR="00000000" w:rsidRPr="00000000">
        <w:rPr>
          <w:rtl w:val="0"/>
        </w:rPr>
        <w:t xml:space="preserve">Boxplot of MetRS in the Class 1 (weight regain) and Class 2 (sustained weight loss) groups, </w:t>
      </w:r>
      <w:r w:rsidDel="00000000" w:rsidR="00000000" w:rsidRPr="00000000">
        <w:rPr>
          <w:b w:val="1"/>
          <w:bCs w:val="1"/>
          <w:rtl w:val="0"/>
        </w:rPr>
        <w:t xml:space="preserve">b</w:t>
      </w:r>
      <w:r w:rsidDel="00000000" w:rsidR="00000000" w:rsidRPr="00000000">
        <w:rPr>
          <w:rtl w:val="0"/>
        </w:rPr>
        <w: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t>
      </w:r>
      <w:r w:rsidDel="00000000" w:rsidR="00000000" w:rsidRPr="00000000">
        <w:rPr>
          <w:b w:val="1"/>
          <w:bCs w:val="1"/>
          <w:rtl w:val="0"/>
        </w:rPr>
        <w:t xml:space="preserve">c.</w:t>
      </w:r>
      <w:r w:rsidDel="00000000" w:rsidR="00000000" w:rsidRPr="00000000">
        <w:rPr>
          <w:rtl w:val="0"/>
        </w:rPr>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Del="00000000" w:rsidR="00000000" w:rsidRPr="00000000">
        <w:rPr>
          <w:b w:val="1"/>
          <w:bCs w:val="1"/>
          <w:rtl w:val="0"/>
        </w:rPr>
        <w:t xml:space="preserve">d.</w:t>
      </w:r>
      <w:r w:rsidDel="00000000" w:rsidR="00000000" w:rsidRPr="00000000">
        <w:rPr>
          <w:rtl w:val="0"/>
        </w:rPr>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Figure 4. Evaluation of the Metabolic Risk Score (MetRS) in external cohorts. a.</w:t>
      </w:r>
      <w:r w:rsidDel="00000000" w:rsidR="00000000" w:rsidRPr="00000000">
        <w:rPr>
          <w:rtl w:val="0"/>
        </w:rPr>
        <w:t xml:space="preserve"> Mean MetRS values in lean and obese participants from Estonia Biobank Obesity Extremes cohort (n=198), </w:t>
      </w:r>
      <w:r w:rsidDel="00000000" w:rsidR="00000000" w:rsidRPr="00000000">
        <w:rPr>
          <w:b w:val="1"/>
          <w:bCs w:val="1"/>
          <w:rtl w:val="0"/>
        </w:rPr>
        <w:t xml:space="preserve">b.</w:t>
      </w:r>
      <w:r w:rsidDel="00000000" w:rsidR="00000000" w:rsidRPr="00000000">
        <w:rPr>
          <w:rtl w:val="0"/>
        </w:rPr>
        <w:t xml:space="preserve"> MetRS in an independent post-RYGB clinical cohort (n=35) comparing individuals with long-term weight regain (RGN) versus those with sustained weight loss (SWL), </w:t>
      </w:r>
      <w:r w:rsidDel="00000000" w:rsidR="00000000" w:rsidRPr="00000000">
        <w:rPr>
          <w:b w:val="1"/>
          <w:bCs w:val="1"/>
          <w:rtl w:val="0"/>
        </w:rPr>
        <w:t xml:space="preserve">c.</w:t>
      </w:r>
      <w:r w:rsidDel="00000000" w:rsidR="00000000" w:rsidRPr="00000000">
        <w:rPr>
          <w:rtl w:val="0"/>
        </w:rPr>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sidDel="00000000" w:rsidR="00000000" w:rsidRPr="00000000">
        <w:rPr>
          <w:b w:val="1"/>
          <w:bCs w:val="1"/>
          <w:rtl w:val="0"/>
        </w:rPr>
        <w:t xml:space="preserve">d.</w:t>
      </w:r>
      <w:r w:rsidDel="00000000" w:rsidR="00000000" w:rsidRPr="00000000">
        <w:rPr>
          <w:rtl w:val="0"/>
        </w:rPr>
        <w:t xml:space="preserve"> glucuronate, </w:t>
      </w:r>
      <w:r w:rsidDel="00000000" w:rsidR="00000000" w:rsidRPr="00000000">
        <w:rPr>
          <w:b w:val="1"/>
          <w:bCs w:val="1"/>
          <w:rtl w:val="0"/>
        </w:rPr>
        <w:t xml:space="preserve">e.</w:t>
      </w:r>
      <w:r w:rsidDel="00000000" w:rsidR="00000000" w:rsidRPr="00000000">
        <w:rPr>
          <w:rtl w:val="0"/>
        </w:rPr>
        <w:t xml:space="preserve"> Kynurenine, </w:t>
      </w:r>
      <w:r w:rsidDel="00000000" w:rsidR="00000000" w:rsidRPr="00000000">
        <w:rPr>
          <w:b w:val="1"/>
          <w:bCs w:val="1"/>
          <w:rtl w:val="0"/>
        </w:rPr>
        <w:t xml:space="preserve">f.</w:t>
      </w:r>
      <w:r w:rsidDel="00000000" w:rsidR="00000000" w:rsidRPr="00000000">
        <w:rPr>
          <w:rtl w:val="0"/>
        </w:rPr>
        <w:t xml:space="preserve"> Hippurate, and </w:t>
      </w:r>
      <w:r w:rsidDel="00000000" w:rsidR="00000000" w:rsidRPr="00000000">
        <w:rPr>
          <w:b w:val="1"/>
          <w:bCs w:val="1"/>
          <w:rtl w:val="0"/>
        </w:rPr>
        <w:t xml:space="preserve">g.</w:t>
      </w:r>
      <w:r w:rsidDel="00000000" w:rsidR="00000000" w:rsidRPr="00000000">
        <w:rPr>
          <w:rtl w:val="0"/>
        </w:rPr>
        <w:t xml:space="preserve"> C34:2 Phosphatidyl choline.</w:t>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em, Rany" w:id="37" w:date="2026-04-08T23:12:00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w:t>
      </w:r>
    </w:p>
  </w:comment>
  <w:comment w:author="Salem, Rany" w:id="30" w:date="2026-04-08T22:58:00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table?</w:t>
      </w:r>
    </w:p>
  </w:comment>
  <w:comment w:author="Salem, Rany" w:id="40" w:date="2026-04-09T21:53:0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as written - you state inferences, then periphrasis by saying needs more evidence to support … either make the inference or not … last sentence applies to everything in scientific research!</w:t>
      </w:r>
    </w:p>
  </w:comment>
  <w:comment w:author="Salem, Rany" w:id="34" w:date="2026-04-08T23:19:00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detail/describe this variant: intronic, common in European ancestry (less common in others)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https://www.ncbi.nlm.nih.gov/snp/rs13174300#frequency_tab</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https://gnomad.broadinstitute.org/region/5-35002141-35002151?dataset=gnomad_r4</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PheWAS is interesting: strong association with age of menarche (2.35e-6) and triglycerides (56.e-5)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https://hugeamp.org/variant.html?variant=5%3A35002251%3AC%3AA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UKBB phewas less informative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https://pheweb.org/UKB-TOPMed/variant/5:35002146-C-A</w:t>
      </w:r>
    </w:p>
  </w:comment>
  <w:comment w:author="Salem, Rany" w:id="35" w:date="2026-04-08T23:20:00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any of these associated with MetRS (even nominally?)</w:t>
      </w:r>
    </w:p>
  </w:comment>
  <w:comment w:author="Salem, Rany" w:id="36" w:date="2026-04-08T23:20:00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what is the LD between the four AGXT2 variants</w:t>
      </w:r>
    </w:p>
  </w:comment>
  <w:comment w:author="Salem, Rany" w:id="6" w:date="2026-04-07T14:26:00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GWAS were performed to identify associated loci. We could run LDSC on GWAS results to estimate the heritability of the identified metabolites (haven’t , but could be easily done if need be)</w:t>
      </w:r>
    </w:p>
  </w:comment>
  <w:comment w:author="Salem, Rany" w:id="7" w:date="2026-04-07T14:55:00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like the use of modest here - ~50kg (~50% of EBW) is not modest</w:t>
      </w:r>
    </w:p>
  </w:comment>
  <w:comment w:author="Salem, Rany" w:id="5" w:date="2026-04-07T14:16:00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referring to microbial ‘diversity’ or specifically to microbial ‘activity’ level</w:t>
      </w:r>
    </w:p>
  </w:comment>
  <w:comment w:author="Salem, Rany" w:id="44" w:date="2026-04-09T22:16:0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limitations: performance of MetRS in non-RYGB MBS not assessed/knownuu</w:t>
      </w:r>
    </w:p>
  </w:comment>
  <w:comment w:author="Salem, Rany" w:id="46" w:date="2026-04-09T22:36:00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we note in limitation section?</w:t>
      </w:r>
    </w:p>
  </w:comment>
  <w:comment w:author="Salem, Rany" w:id="10" w:date="2026-04-08T16:10:00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what Supp Fig 2 is providing that is not already provided by Fig 1c</w:t>
      </w:r>
    </w:p>
  </w:comment>
  <w:comment w:author="Salem, Rany" w:id="11" w:date="2026-04-08T16:12:00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Supp fig 2b is strange - please confirm that y-axis units change in EBW is correct (is this supposed to be % change in EBW?)</w:t>
      </w:r>
    </w:p>
  </w:comment>
  <w:comment w:author="Salem, Rany" w:id="51" w:date="2026-04-09T22:56:0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reference panel of 64,976 haplotypes for genotype imputation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Haplotype Reference Consortium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Genetics volume 48, pages 1279–1283 (2016)</w:t>
      </w:r>
    </w:p>
  </w:comment>
  <w:comment w:author="Salem, Rany" w:id="31" w:date="2026-04-08T23:00:0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Fits better in discussion than results</w:t>
      </w:r>
    </w:p>
  </w:comment>
  <w:comment w:author="Salem, Rany" w:id="12" w:date="2026-04-08T21:31:0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 Figure 3 does not support for surgical center</w:t>
      </w:r>
    </w:p>
  </w:comment>
  <w:comment w:author="Salem, Rany" w:id="26" w:date="2026-04-08T22:39: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consistent: either “Fig” or “Fig.”</w:t>
      </w:r>
    </w:p>
  </w:comment>
  <w:comment w:author="Salem, Rany" w:id="32" w:date="2026-04-08T23:03:0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Ditto: fits better in discussion section than results</w:t>
      </w:r>
    </w:p>
  </w:comment>
  <w:comment w:author="Salem, Rany" w:id="33" w:date="2026-04-08T23:05: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simplify to state, next we investigated if MetRS metabolites had a genetic underpinning</w:t>
      </w:r>
    </w:p>
  </w:comment>
  <w:comment w:author="Salem, Rany" w:id="17" w:date="2026-04-08T17:48: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details - Not detailed in methods</w:t>
      </w:r>
    </w:p>
  </w:comment>
  <w:comment w:author="Salem, Rany" w:id="29" w:date="2026-04-08T22:53: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Simplify to: “The MetRS remained a strong predictor of weight regain across unadjusted and adjusted models”</w:t>
      </w:r>
    </w:p>
  </w:comment>
  <w:comment w:author="Salem, Rany" w:id="23" w:date="2026-04-08T22:08:0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 fig 5 is a Heatmap - table instead?</w:t>
      </w:r>
    </w:p>
  </w:comment>
  <w:comment w:author="Salem, Rany" w:id="18" w:date="2026-04-08T21:36:00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confirm this was performed</w:t>
      </w:r>
    </w:p>
  </w:comment>
  <w:comment w:author="Salem, Rany" w:id="27" w:date="2026-04-08T22:41:0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Re-order so panel C is first?</w:t>
      </w:r>
    </w:p>
  </w:comment>
  <w:comment w:author="Salem, Rany" w:id="48" w:date="2026-04-08T17:47:00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sample QC filters?</w:t>
      </w:r>
    </w:p>
  </w:comment>
  <w:comment w:author="Salem, Rany" w:id="49" w:date="2026-04-09T22:43:00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not find</w:t>
      </w:r>
    </w:p>
  </w:comment>
  <w:comment w:author="Salem, Rany" w:id="21" w:date="2026-04-08T21:18:00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clarify what %EBW5 means</w:t>
      </w:r>
    </w:p>
  </w:comment>
  <w:comment w:author="Salem, Rany" w:id="22" w:date="2026-04-08T21:24:00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provide formula?</w:t>
      </w:r>
    </w:p>
  </w:comment>
  <w:comment w:author="Salem, Rany" w:id="43" w:date="2026-04-09T22:11:00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will not be profiling the full labs cohort</w:t>
      </w:r>
    </w:p>
  </w:comment>
  <w:comment w:author="Salem, Rany" w:id="50" w:date="2026-04-09T22:52:00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S, Forer L, Schönherr S, Sidore C, Locke AE, Kwong A, Vrieze S, Chew EY, Levy S, McGue M, Schlessinger D, Stambolian D, Loh PR, Iacono WG, Swaroop A, Scott LJ, Cucca F, Kronenberg F, Boehnke M, Abecasis GR, Fuchsberger C. Next-generation genotype imputation service and methods. Nature Genetics 48, 1284–1287 (2016).</w:t>
      </w:r>
    </w:p>
  </w:comment>
  <w:comment w:author="Salem, Rany" w:id="9" w:date="2026-04-08T16:05:0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Alternative/additional ref:</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https://pmc.ncbi.nlm.nih.gov/articles/PMC2997959/</w:t>
      </w:r>
    </w:p>
  </w:comment>
  <w:comment w:author="Salem, Rany" w:id="52" w:date="2026-04-08T22:37:00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Panels B and C are redundant (displaying effectively the same information) - recommend dropping panel B (as there orders metaoblites based on clustering scheme).</w:t>
      </w:r>
    </w:p>
  </w:comment>
  <w:comment w:author="Salem, Rany" w:id="13" w:date="2026-04-08T16:39:00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Are you referring to the broken-stick linear mixed model or a different model (spline-based)?</w:t>
      </w:r>
    </w:p>
  </w:comment>
  <w:comment w:author="Salem, Rany" w:id="45" w:date="2026-04-09T22:35:00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 Does not sound right</w:t>
      </w:r>
    </w:p>
  </w:comment>
  <w:comment w:author="Salem, Rany" w:id="4" w:date="2026-04-07T14:14:00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referring to biomarkers specifically as biological biomarkers or more broadly, including the patient characteristics list in same sentence?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the clinical characteristics were predictive(?))</w:t>
      </w:r>
    </w:p>
  </w:comment>
  <w:comment w:author="Salem, Rany" w:id="47" w:date="2026-04-09T22:40:00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 need to be careful how you describe selection, subjects were not selected as such … they were selected based on class (correlated to long-term weight loss trajectory but not the same) ...</w:t>
      </w:r>
    </w:p>
  </w:comment>
  <w:comment w:author="Salem, Rany" w:id="8" w:date="2026-04-07T14:55:00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Vague - unclear</w:t>
      </w:r>
    </w:p>
  </w:comment>
  <w:comment w:author="Salem, Rany" w:id="15" w:date="2026-04-08T17:35:00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 using class names to improve clarity when referring to groups - RGN comes from figure 1.  if you agree, we should change in text (haven’t made change)</w:t>
      </w:r>
    </w:p>
  </w:comment>
  <w:comment w:author="Salem, Rany" w:id="16" w:date="2026-04-08T17:36:0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also change RGN to WRG (as in ‘wrong’) for Weight ReGain 😉</w:t>
      </w:r>
    </w:p>
  </w:comment>
  <w:comment w:author="Salem, Rany" w:id="0" w:date="2026-04-07T14:07:00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you highlighting?</w:t>
      </w:r>
    </w:p>
  </w:comment>
  <w:comment w:author="Vidhu V. Thaker" w:id="1" w:date="2026-04-10T19:50:23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google doc problem.</w:t>
      </w:r>
    </w:p>
  </w:comment>
  <w:comment w:author="Salem, Rany" w:id="39" w:date="2026-04-08T23:22:00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replace manhattan plots with locus zoom plots for associated regions?</w:t>
      </w:r>
    </w:p>
  </w:comment>
  <w:comment w:author="Salem, Rany" w:id="28" w:date="2026-04-08T22:50:0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strong? Well performing metabolites are noted, but 6 of 13 (46%) had subpar performance</w:t>
      </w:r>
    </w:p>
  </w:comment>
  <w:comment w:author="Salem, Rany" w:id="20" w:date="2026-04-08T21:18:00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why, but I first read this as change in EBW, might be a ‘me’ issue, but won’t hurt for you to double check</w:t>
      </w:r>
    </w:p>
  </w:comment>
  <w:comment w:author="Salem, Rany" w:id="19" w:date="2026-04-08T17:50:00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confirm - I don’t remember details, but seems like it’s a bit overkill</w:t>
      </w:r>
    </w:p>
  </w:comment>
  <w:comment w:author="Salem, Rany" w:id="42" w:date="2026-04-09T22:06:00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 revise for clarity</w:t>
      </w:r>
    </w:p>
  </w:comment>
  <w:comment w:author="Salem, Rany" w:id="2" w:date="2026-04-07T14:08:00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your referring to criminal activities … why not regain?</w:t>
      </w:r>
    </w:p>
  </w:comment>
  <w:comment w:author="Vidhu V. Thaker" w:id="3" w:date="2026-04-10T19:50:03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you do not have a well read boss like Rudy Leibel. This is sophisticated literary term.</w:t>
      </w:r>
    </w:p>
  </w:comment>
  <w:comment w:author="Salem, Rany" w:id="41" w:date="2026-04-09T21:59:00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Aren’t these the same?</w:t>
      </w:r>
    </w:p>
  </w:comment>
  <w:comment w:author="Salem, Rany" w:id="25" w:date="2026-04-08T22:10:00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fig?</w:t>
      </w:r>
    </w:p>
  </w:comment>
  <w:comment w:author="Salem, Rany" w:id="38" w:date="2026-04-08T23:23:00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Organizing all the genetic results into a table would be helpful</w:t>
      </w:r>
    </w:p>
  </w:comment>
  <w:comment w:author="Salem, Rany" w:id="24" w:date="2026-04-08T22:10:00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 table of 62 associated metabolites</w:t>
      </w:r>
    </w:p>
  </w:comment>
  <w:comment w:author="Salem, Rany" w:id="14" w:date="2026-04-08T17:25:00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1c-d includes ‘number’ for individual plots, are these subject IDs?  If so, recommend you anonymize (subject #1-6)</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6" w15:done="0"/>
  <w15:commentEx w15:paraId="00000117" w15:done="0"/>
  <w15:commentEx w15:paraId="00000118" w15:done="0"/>
  <w15:commentEx w15:paraId="00000122" w15:done="0"/>
  <w15:commentEx w15:paraId="00000123" w15:done="0"/>
  <w15:commentEx w15:paraId="00000124" w15:paraIdParent="00000123" w15:done="0"/>
  <w15:commentEx w15:paraId="00000125" w15:done="0"/>
  <w15:commentEx w15:paraId="00000126" w15:done="0"/>
  <w15:commentEx w15:paraId="00000127" w15:done="0"/>
  <w15:commentEx w15:paraId="00000128" w15:done="0"/>
  <w15:commentEx w15:paraId="00000129" w15:done="0"/>
  <w15:commentEx w15:paraId="0000012A" w15:done="0"/>
  <w15:commentEx w15:paraId="0000012B" w15:paraIdParent="0000012A" w15:done="0"/>
  <w15:commentEx w15:paraId="0000012E" w15:done="0"/>
  <w15:commentEx w15:paraId="0000012F" w15:done="0"/>
  <w15:commentEx w15:paraId="00000130" w15:done="0"/>
  <w15:commentEx w15:paraId="00000131" w15:done="0"/>
  <w15:commentEx w15:paraId="00000132" w15:done="0"/>
  <w15:commentEx w15:paraId="00000133" w15:paraIdParent="00000132" w15:done="0"/>
  <w15:commentEx w15:paraId="00000134" w15:done="0"/>
  <w15:commentEx w15:paraId="00000135" w15:done="0"/>
  <w15:commentEx w15:paraId="00000136" w15:done="0"/>
  <w15:commentEx w15:paraId="00000137" w15:done="0"/>
  <w15:commentEx w15:paraId="00000138" w15:done="0"/>
  <w15:commentEx w15:paraId="00000139" w15:done="0"/>
  <w15:commentEx w15:paraId="0000013A" w15:paraIdParent="00000139" w15:done="0"/>
  <w15:commentEx w15:paraId="0000013B" w15:done="0"/>
  <w15:commentEx w15:paraId="0000013C" w15:paraIdParent="0000013B" w15:done="0"/>
  <w15:commentEx w15:paraId="0000013D" w15:done="0"/>
  <w15:commentEx w15:paraId="0000013F" w15:done="0"/>
  <w15:commentEx w15:paraId="00000141" w15:done="0"/>
  <w15:commentEx w15:paraId="00000142" w15:done="0"/>
  <w15:commentEx w15:paraId="00000143" w15:done="0"/>
  <w15:commentEx w15:paraId="00000144" w15:done="0"/>
  <w15:commentEx w15:paraId="00000147" w15:done="0"/>
  <w15:commentEx w15:paraId="00000148" w15:done="0"/>
  <w15:commentEx w15:paraId="00000149" w15:done="0"/>
  <w15:commentEx w15:paraId="0000014A" w15:done="0"/>
  <w15:commentEx w15:paraId="0000014B" w15:paraIdParent="0000014A" w15:done="0"/>
  <w15:commentEx w15:paraId="0000014C" w15:done="0"/>
  <w15:commentEx w15:paraId="0000014D" w15:paraIdParent="0000014C" w15:done="0"/>
  <w15:commentEx w15:paraId="0000014E" w15:done="0"/>
  <w15:commentEx w15:paraId="0000014F" w15:done="0"/>
  <w15:commentEx w15:paraId="00000150" w15:done="0"/>
  <w15:commentEx w15:paraId="00000151" w15:done="0"/>
  <w15:commentEx w15:paraId="00000152" w15:done="0"/>
  <w15:commentEx w15:paraId="00000153" w15:done="0"/>
  <w15:commentEx w15:paraId="00000154" w15:paraIdParent="00000153" w15:done="0"/>
  <w15:commentEx w15:paraId="00000155" w15:done="0"/>
  <w15:commentEx w15:paraId="00000156" w15:done="0"/>
  <w15:commentEx w15:paraId="00000157" w15:done="0"/>
  <w15:commentEx w15:paraId="00000158" w15:done="0"/>
  <w15:commentEx w15:paraId="000001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cbi.nlm.nih.gov/projects/gap/cgi-bin/study.cgi?study_id=phs000007.v30.p1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AzK9YGoovZ/2S/jFXJcE5UxQQ==">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1ODUzNTk3NTUzMzg1JmFtcDt1c2c9QU92VmF3Mm9UNEd4am52YzFnM0ZIQVJGWUIxZ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U4NTM1OTc1NTM0NzMmYW1wO3VzZz1BT3ZWYXczWC1YRTZENE5RRVVIX204cFpiTzZm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1ODUzNTk3NTUzNTA0JmFtcDt1c2c9QU92VmF3MDRoNVZNSUZrN0UtQjZzLUZFTVQ5Y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1ODUzNTk3NTUzMzg1JmFtcDt1c2c9QU92VmF3Mm9UNEd4am52YzFnM0ZIQVJGWUIxZ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U4NTM1OTc1NTM0NzMmYW1wO3VzZz1BT3ZWYXczWC1YRTZENE5RRVVIX204cFpiTzZm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1ODUzNTk3NTUzNTA0JmFtcDt1c2c9QU92VmF3MDRoNVZNSUZrN0UtQjZzLUZFTVQ5Y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zSXBfbkpZEgtBQUFCM0lwX25KVR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i1wIKCnRleHQvcGxhaW4SyAJSZWY6C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KkQKC1NhbGVtLCBSYW55GjUvL3NzbC5nc3RhdGljLmNvbS9kb2NzL2NvbW1vbi9ibHVlX3NpbGhvdWV0dGU5Ni0wLnBuZzCA9cej1zM4gPXHo9czckYKC1NhbGVtLCBSYW55GjcKNS8vc3NsLmdzdGF0aWMuY29tL2RvY3MvY29tbW9uL2JsdWVfc2lsaG91ZXR0ZTk2LTAucG5neACIAQGaAQYIABAAGACqAc4C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